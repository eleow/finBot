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6166" w14:textId="77777777" w:rsidR="00A56E31" w:rsidRDefault="00A56E31" w:rsidP="00A56E31">
      <w:pPr>
        <w:spacing w:after="0" w:line="252" w:lineRule="auto"/>
        <w:jc w:val="center"/>
        <w:rPr>
          <w:sz w:val="48"/>
          <w:szCs w:val="48"/>
        </w:rPr>
      </w:pPr>
    </w:p>
    <w:p w14:paraId="192CDD68" w14:textId="77777777" w:rsidR="00A20B28" w:rsidRDefault="00A20B28" w:rsidP="006201E8">
      <w:pPr>
        <w:spacing w:after="0" w:line="252" w:lineRule="auto"/>
        <w:rPr>
          <w:sz w:val="52"/>
          <w:szCs w:val="52"/>
        </w:rPr>
      </w:pPr>
    </w:p>
    <w:p w14:paraId="076F836A" w14:textId="77777777" w:rsidR="00686E66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ShopBot </w:t>
      </w:r>
    </w:p>
    <w:p w14:paraId="68C00683" w14:textId="202A0787" w:rsidR="00A20B28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>for earphones and headphones</w:t>
      </w:r>
    </w:p>
    <w:p w14:paraId="36EA4EEA" w14:textId="77777777" w:rsidR="006201E8" w:rsidRPr="003375B0" w:rsidRDefault="006201E8" w:rsidP="003375B0">
      <w:pPr>
        <w:jc w:val="center"/>
        <w:rPr>
          <w:sz w:val="32"/>
          <w:szCs w:val="32"/>
        </w:rPr>
      </w:pPr>
    </w:p>
    <w:p w14:paraId="7AF866DE" w14:textId="5476B30E" w:rsidR="00A56E31" w:rsidRPr="00A20B28" w:rsidRDefault="00A56E31" w:rsidP="00A56E31">
      <w:pPr>
        <w:spacing w:after="0" w:line="252" w:lineRule="auto"/>
        <w:jc w:val="center"/>
        <w:rPr>
          <w:sz w:val="72"/>
          <w:szCs w:val="72"/>
        </w:rPr>
      </w:pPr>
      <w:r w:rsidRPr="00A20B28">
        <w:rPr>
          <w:sz w:val="72"/>
          <w:szCs w:val="72"/>
        </w:rPr>
        <w:t>User Guide</w:t>
      </w:r>
    </w:p>
    <w:p w14:paraId="268F4A50" w14:textId="5718DA4D" w:rsidR="00A56E31" w:rsidRDefault="00A56E31" w:rsidP="00AA3797"/>
    <w:p w14:paraId="6F7B9A4E" w14:textId="77777777" w:rsidR="00AA3797" w:rsidRDefault="00AA3797" w:rsidP="00AA3797"/>
    <w:p w14:paraId="2E7000B2" w14:textId="09DB957C" w:rsidR="00F71A59" w:rsidRDefault="00686E66" w:rsidP="00A56E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409A2" wp14:editId="19E46657">
            <wp:extent cx="2646000" cy="26460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A43" w14:textId="10E15699" w:rsidR="00243483" w:rsidRDefault="00243483" w:rsidP="00A56E31">
      <w:pPr>
        <w:jc w:val="center"/>
        <w:rPr>
          <w:b/>
          <w:bCs/>
        </w:rPr>
      </w:pPr>
    </w:p>
    <w:p w14:paraId="7A594329" w14:textId="77777777" w:rsidR="00243483" w:rsidRDefault="00243483" w:rsidP="00A56E31">
      <w:pPr>
        <w:jc w:val="center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5"/>
        <w:gridCol w:w="1546"/>
      </w:tblGrid>
      <w:tr w:rsidR="00686E66" w:rsidRPr="00A20B28" w14:paraId="64621BB2" w14:textId="77777777" w:rsidTr="009B2A42">
        <w:trPr>
          <w:jc w:val="center"/>
        </w:trPr>
        <w:tc>
          <w:tcPr>
            <w:tcW w:w="0" w:type="auto"/>
            <w:gridSpan w:val="2"/>
            <w:tcBorders>
              <w:bottom w:val="single" w:sz="12" w:space="0" w:color="auto"/>
            </w:tcBorders>
          </w:tcPr>
          <w:p w14:paraId="1539C5B3" w14:textId="77777777" w:rsidR="00686E66" w:rsidRPr="00A20B28" w:rsidRDefault="00686E66" w:rsidP="009B2A4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Team Members</w:t>
            </w:r>
          </w:p>
        </w:tc>
      </w:tr>
      <w:tr w:rsidR="00686E66" w:rsidRPr="00A20B28" w14:paraId="1279047A" w14:textId="77777777" w:rsidTr="009B2A42">
        <w:trPr>
          <w:jc w:val="center"/>
        </w:trPr>
        <w:tc>
          <w:tcPr>
            <w:tcW w:w="0" w:type="auto"/>
            <w:tcBorders>
              <w:top w:val="single" w:sz="12" w:space="0" w:color="auto"/>
            </w:tcBorders>
          </w:tcPr>
          <w:p w14:paraId="22CD7A4C" w14:textId="77777777" w:rsidR="00686E66" w:rsidRPr="00A20B28" w:rsidRDefault="00686E66" w:rsidP="009B2A42">
            <w:pPr>
              <w:rPr>
                <w:sz w:val="28"/>
                <w:szCs w:val="28"/>
              </w:rPr>
            </w:pPr>
            <w:r w:rsidRPr="00413F76">
              <w:rPr>
                <w:sz w:val="28"/>
                <w:szCs w:val="28"/>
              </w:rPr>
              <w:t>Shashank Nigam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D96809" w14:textId="77777777" w:rsidR="00686E66" w:rsidRPr="00A20B28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5EE202D0">
              <w:rPr>
                <w:noProof/>
                <w:sz w:val="28"/>
                <w:szCs w:val="28"/>
              </w:rPr>
              <w:t>A0198469A</w:t>
            </w:r>
          </w:p>
        </w:tc>
      </w:tr>
      <w:tr w:rsidR="00686E66" w:rsidRPr="00A20B28" w14:paraId="1B0F2C7F" w14:textId="77777777" w:rsidTr="009B2A42">
        <w:trPr>
          <w:jc w:val="center"/>
        </w:trPr>
        <w:tc>
          <w:tcPr>
            <w:tcW w:w="0" w:type="auto"/>
          </w:tcPr>
          <w:p w14:paraId="47AD82AE" w14:textId="77777777" w:rsidR="00686E66" w:rsidRPr="00A20B28" w:rsidRDefault="00686E66" w:rsidP="009B2A42">
            <w:pPr>
              <w:rPr>
                <w:noProof/>
                <w:sz w:val="28"/>
                <w:szCs w:val="28"/>
              </w:rPr>
            </w:pPr>
            <w:r w:rsidRPr="00413F76">
              <w:rPr>
                <w:noProof/>
                <w:sz w:val="28"/>
                <w:szCs w:val="28"/>
              </w:rPr>
              <w:t>Lin Wenqi</w:t>
            </w:r>
          </w:p>
        </w:tc>
        <w:tc>
          <w:tcPr>
            <w:tcW w:w="0" w:type="auto"/>
          </w:tcPr>
          <w:p w14:paraId="667B1630" w14:textId="77777777" w:rsidR="00686E66" w:rsidRPr="00A20B28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A0198435R</w:t>
            </w:r>
          </w:p>
        </w:tc>
      </w:tr>
      <w:tr w:rsidR="00686E66" w:rsidRPr="00A20B28" w14:paraId="2458214A" w14:textId="77777777" w:rsidTr="009B2A42">
        <w:trPr>
          <w:jc w:val="center"/>
        </w:trPr>
        <w:tc>
          <w:tcPr>
            <w:tcW w:w="0" w:type="auto"/>
          </w:tcPr>
          <w:p w14:paraId="302ABDAF" w14:textId="77777777" w:rsidR="00686E66" w:rsidRPr="005470DB" w:rsidRDefault="00686E66" w:rsidP="009B2A42">
            <w:pPr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 xml:space="preserve">Ng Mei Ying </w:t>
            </w:r>
          </w:p>
        </w:tc>
        <w:tc>
          <w:tcPr>
            <w:tcW w:w="0" w:type="auto"/>
          </w:tcPr>
          <w:p w14:paraId="72BBA93B" w14:textId="77777777" w:rsidR="00686E66" w:rsidRPr="005470DB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>A0198546L</w:t>
            </w:r>
          </w:p>
        </w:tc>
      </w:tr>
      <w:tr w:rsidR="00686E66" w:rsidRPr="00A20B28" w14:paraId="425D3C8E" w14:textId="77777777" w:rsidTr="009B2A42">
        <w:trPr>
          <w:jc w:val="center"/>
        </w:trPr>
        <w:tc>
          <w:tcPr>
            <w:tcW w:w="0" w:type="auto"/>
          </w:tcPr>
          <w:p w14:paraId="6401DA3D" w14:textId="77777777" w:rsidR="00686E66" w:rsidRPr="005470DB" w:rsidRDefault="00686E66" w:rsidP="009B2A42">
            <w:pPr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E8F37F" wp14:editId="3CD215CB">
                      <wp:simplePos x="0" y="0"/>
                      <wp:positionH relativeFrom="margin">
                        <wp:posOffset>2315845</wp:posOffset>
                      </wp:positionH>
                      <wp:positionV relativeFrom="paragraph">
                        <wp:posOffset>6383020</wp:posOffset>
                      </wp:positionV>
                      <wp:extent cx="2990850" cy="1212850"/>
                      <wp:effectExtent l="0" t="0" r="1905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085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67BC0F" w14:textId="77777777" w:rsidR="00686E66" w:rsidRDefault="00686E66" w:rsidP="00686E66">
                                  <w:pPr>
                                    <w:jc w:val="center"/>
                                    <w:rPr>
                                      <w:ins w:id="0" w:author="Mei Ying Ng" w:date="2019-08-27T12:49:00Z"/>
                                      <w:b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u w:val="single"/>
                                    </w:rPr>
                                    <w:t>TE</w:t>
                                  </w:r>
                                  <w:r w:rsidRPr="00F01CCB">
                                    <w:rPr>
                                      <w:b/>
                                      <w:u w:val="single"/>
                                    </w:rPr>
                                    <w:t>AM  MEMBERS</w:t>
                                  </w:r>
                                </w:p>
                                <w:p w14:paraId="00A659AE" w14:textId="77777777" w:rsidR="00686E66" w:rsidRPr="00F01CCB" w:rsidRDefault="00686E66" w:rsidP="00686E66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8CB0D9B" w14:textId="77777777" w:rsidR="00686E66" w:rsidRDefault="00686E66" w:rsidP="00686E66">
                                  <w:r>
                                    <w:t>Edmund Leow Kwong Wei</w:t>
                                  </w:r>
                                  <w:r>
                                    <w:tab/>
                                  </w:r>
                                </w:p>
                                <w:p w14:paraId="70D598EC" w14:textId="77777777" w:rsidR="00686E66" w:rsidRDefault="00686E66" w:rsidP="00686E66">
                                  <w:r>
                                    <w:t xml:space="preserve">Ng Mei Ying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</w:p>
                                <w:p w14:paraId="4D58821E" w14:textId="77777777" w:rsidR="00686E66" w:rsidRDefault="00686E66" w:rsidP="00686E66">
                                  <w:r>
                                    <w:t xml:space="preserve">Wilson Lum Kok Keong </w:t>
                                  </w:r>
                                  <w:r>
                                    <w:tab/>
                                  </w:r>
                                  <w:del w:id="1" w:author="Mei Ying Ng" w:date="2019-08-27T12:49:00Z">
                                    <w:r w:rsidDel="009E0935">
                                      <w:tab/>
                                    </w:r>
                                  </w:del>
                                  <w:r w:rsidRPr="00A0388C">
                                    <w:t>A0198478A</w:t>
                                  </w:r>
                                </w:p>
                                <w:p w14:paraId="57849C2D" w14:textId="77777777" w:rsidR="00686E66" w:rsidRDefault="00686E66" w:rsidP="00686E66"/>
                                <w:p w14:paraId="15685E0A" w14:textId="77777777" w:rsidR="00686E66" w:rsidRDefault="00686E66" w:rsidP="00686E66"/>
                                <w:p w14:paraId="5FEC6A7E" w14:textId="77777777" w:rsidR="00686E66" w:rsidRDefault="00686E66" w:rsidP="00686E66"/>
                                <w:p w14:paraId="0BBE3AD8" w14:textId="77777777" w:rsidR="00686E66" w:rsidRDefault="00686E66" w:rsidP="00686E66">
                                  <w:r>
                                    <w:t>M A S T E R O F TECH N O L O G Y</w:t>
                                  </w:r>
                                </w:p>
                                <w:p w14:paraId="1BE4267F" w14:textId="77777777" w:rsidR="00686E66" w:rsidRDefault="00686E66" w:rsidP="00686E66">
                                  <w:r>
                                    <w:t>P R O J E C T R E P O RT</w:t>
                                  </w:r>
                                </w:p>
                                <w:p w14:paraId="1AA58831" w14:textId="77777777" w:rsidR="00686E66" w:rsidRDefault="00686E66" w:rsidP="00686E66">
                                  <w:r>
                                    <w:t xml:space="preserve"> </w:t>
                                  </w:r>
                                </w:p>
                                <w:p w14:paraId="5B66802A" w14:textId="77777777" w:rsidR="00686E66" w:rsidRDefault="00686E66" w:rsidP="00686E66">
                                  <w:r>
                                    <w:t>T E A M    M E M B E R S</w:t>
                                  </w:r>
                                </w:p>
                                <w:p w14:paraId="064FA639" w14:textId="77777777" w:rsidR="00686E66" w:rsidRDefault="00686E66" w:rsidP="00686E66">
                                  <w:r>
                                    <w:t>Edmund Leow Kwong Wei - 1</w:t>
                                  </w:r>
                                </w:p>
                                <w:p w14:paraId="38A89FD1" w14:textId="77777777" w:rsidR="00686E66" w:rsidRDefault="00686E66" w:rsidP="00686E66">
                                  <w:r>
                                    <w:t>Ng Mei Ying - 2</w:t>
                                  </w:r>
                                </w:p>
                                <w:p w14:paraId="3807D6DD" w14:textId="77777777" w:rsidR="00686E66" w:rsidRDefault="00686E66" w:rsidP="00686E66">
                                  <w:r>
                                    <w:t>Wilson Lum Kok Keong - 3</w:t>
                                  </w:r>
                                </w:p>
                                <w:p w14:paraId="1FCAB022" w14:textId="77777777" w:rsidR="00686E66" w:rsidRDefault="00686E66" w:rsidP="00686E66"/>
                                <w:p w14:paraId="3DD3C5A5" w14:textId="77777777" w:rsidR="00686E66" w:rsidRDefault="00686E66" w:rsidP="00686E66"/>
                                <w:p w14:paraId="005214C0" w14:textId="77777777" w:rsidR="00686E66" w:rsidRDefault="00686E66" w:rsidP="00686E66"/>
                                <w:p w14:paraId="67F2BA00" w14:textId="77777777" w:rsidR="00686E66" w:rsidRDefault="00686E66" w:rsidP="00686E66"/>
                                <w:p w14:paraId="65D6914D" w14:textId="77777777" w:rsidR="00686E66" w:rsidRDefault="00686E66" w:rsidP="00686E66">
                                  <w:r>
                                    <w:t>M A S T E R O F TECH N O L O G Y</w:t>
                                  </w:r>
                                </w:p>
                                <w:p w14:paraId="7391367F" w14:textId="77777777" w:rsidR="00686E66" w:rsidRDefault="00686E66" w:rsidP="00686E66">
                                  <w:r>
                                    <w:t>P R O J E C T R E P O RT</w:t>
                                  </w:r>
                                </w:p>
                                <w:p w14:paraId="24E4AC2F" w14:textId="77777777" w:rsidR="00686E66" w:rsidRDefault="00686E66" w:rsidP="00686E66">
                                  <w:r>
                                    <w:t xml:space="preserve"> </w:t>
                                  </w:r>
                                </w:p>
                                <w:p w14:paraId="73AE5F43" w14:textId="77777777" w:rsidR="00686E66" w:rsidRDefault="00686E66" w:rsidP="00686E66">
                                  <w:r>
                                    <w:t>T E A M    M E M B E R S</w:t>
                                  </w:r>
                                </w:p>
                                <w:p w14:paraId="03898587" w14:textId="77777777" w:rsidR="00686E66" w:rsidRDefault="00686E66" w:rsidP="00686E66">
                                  <w:r>
                                    <w:t>Edmund Leow Kwong Wei - 1</w:t>
                                  </w:r>
                                </w:p>
                                <w:p w14:paraId="4DD44D01" w14:textId="77777777" w:rsidR="00686E66" w:rsidRDefault="00686E66" w:rsidP="00686E66">
                                  <w:r>
                                    <w:t>Ng Mei Ying - 2</w:t>
                                  </w:r>
                                </w:p>
                                <w:p w14:paraId="649B0BB5" w14:textId="77777777" w:rsidR="00686E66" w:rsidRDefault="00686E66" w:rsidP="00686E66">
                                  <w:r>
                                    <w:t>Wilson Lum Kok Keong - 3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E8F3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82.35pt;margin-top:502.6pt;width:235.5pt;height:9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" fillcolor="white [3201]" strokeweight=".5pt">
                      <v:textbox>
                        <w:txbxContent>
                          <w:p w14:paraId="2267BC0F" w14:textId="77777777" w:rsidR="00686E66" w:rsidRDefault="00686E66" w:rsidP="00686E66">
                            <w:pPr>
                              <w:jc w:val="center"/>
                              <w:rPr>
                                <w:ins w:id="2" w:author="Mei Ying Ng" w:date="2019-08-27T12:49:00Z"/>
                                <w:b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u w:val="single"/>
                              </w:rPr>
                              <w:t>TE</w:t>
                            </w:r>
                            <w:r w:rsidRPr="00F01CCB">
                              <w:rPr>
                                <w:b/>
                                <w:u w:val="single"/>
                              </w:rPr>
                              <w:t>AM  MEMBERS</w:t>
                            </w:r>
                            <w:proofErr w:type="gramEnd"/>
                          </w:p>
                          <w:p w14:paraId="00A659AE" w14:textId="77777777" w:rsidR="00686E66" w:rsidRPr="00F01CCB" w:rsidRDefault="00686E66" w:rsidP="00686E66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8CB0D9B" w14:textId="77777777" w:rsidR="00686E66" w:rsidRDefault="00686E66" w:rsidP="00686E66">
                            <w:r>
                              <w:t>Edmund Leow Kwong Wei</w:t>
                            </w:r>
                            <w:r>
                              <w:tab/>
                            </w:r>
                          </w:p>
                          <w:p w14:paraId="70D598EC" w14:textId="77777777" w:rsidR="00686E66" w:rsidRDefault="00686E66" w:rsidP="00686E66">
                            <w:r>
                              <w:t xml:space="preserve">Ng Mei Ying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D58821E" w14:textId="77777777" w:rsidR="00686E66" w:rsidRDefault="00686E66" w:rsidP="00686E66">
                            <w:r>
                              <w:t xml:space="preserve">Wilson Lum Kok Keong </w:t>
                            </w:r>
                            <w:r>
                              <w:tab/>
                            </w:r>
                            <w:del w:id="3" w:author="Mei Ying Ng" w:date="2019-08-27T12:49:00Z">
                              <w:r w:rsidDel="009E0935">
                                <w:tab/>
                              </w:r>
                            </w:del>
                            <w:r w:rsidRPr="00A0388C">
                              <w:t>A0198478A</w:t>
                            </w:r>
                          </w:p>
                          <w:p w14:paraId="57849C2D" w14:textId="77777777" w:rsidR="00686E66" w:rsidRDefault="00686E66" w:rsidP="00686E66"/>
                          <w:p w14:paraId="15685E0A" w14:textId="77777777" w:rsidR="00686E66" w:rsidRDefault="00686E66" w:rsidP="00686E66"/>
                          <w:p w14:paraId="5FEC6A7E" w14:textId="77777777" w:rsidR="00686E66" w:rsidRDefault="00686E66" w:rsidP="00686E66"/>
                          <w:p w14:paraId="0BBE3AD8" w14:textId="77777777" w:rsidR="00686E66" w:rsidRDefault="00686E66" w:rsidP="00686E66">
                            <w:r>
                              <w:t>M A S T E R O F TECH N O L O G Y</w:t>
                            </w:r>
                          </w:p>
                          <w:p w14:paraId="1BE4267F" w14:textId="77777777" w:rsidR="00686E66" w:rsidRDefault="00686E66" w:rsidP="00686E66">
                            <w:r>
                              <w:t>P R O J E C T R E P O RT</w:t>
                            </w:r>
                          </w:p>
                          <w:p w14:paraId="1AA58831" w14:textId="77777777" w:rsidR="00686E66" w:rsidRDefault="00686E66" w:rsidP="00686E66">
                            <w:r>
                              <w:t xml:space="preserve"> </w:t>
                            </w:r>
                          </w:p>
                          <w:p w14:paraId="5B66802A" w14:textId="77777777" w:rsidR="00686E66" w:rsidRDefault="00686E66" w:rsidP="00686E66">
                            <w:r>
                              <w:t>T E A M    M E M B E R S</w:t>
                            </w:r>
                          </w:p>
                          <w:p w14:paraId="064FA639" w14:textId="77777777" w:rsidR="00686E66" w:rsidRDefault="00686E66" w:rsidP="00686E66">
                            <w:r>
                              <w:t>Edmund Leow Kwong Wei - 1</w:t>
                            </w:r>
                          </w:p>
                          <w:p w14:paraId="38A89FD1" w14:textId="77777777" w:rsidR="00686E66" w:rsidRDefault="00686E66" w:rsidP="00686E66">
                            <w:r>
                              <w:t>Ng Mei Ying - 2</w:t>
                            </w:r>
                          </w:p>
                          <w:p w14:paraId="3807D6DD" w14:textId="77777777" w:rsidR="00686E66" w:rsidRDefault="00686E66" w:rsidP="00686E66">
                            <w:r>
                              <w:t>Wilson Lum Kok Keong - 3</w:t>
                            </w:r>
                          </w:p>
                          <w:p w14:paraId="1FCAB022" w14:textId="77777777" w:rsidR="00686E66" w:rsidRDefault="00686E66" w:rsidP="00686E66"/>
                          <w:p w14:paraId="3DD3C5A5" w14:textId="77777777" w:rsidR="00686E66" w:rsidRDefault="00686E66" w:rsidP="00686E66"/>
                          <w:p w14:paraId="005214C0" w14:textId="77777777" w:rsidR="00686E66" w:rsidRDefault="00686E66" w:rsidP="00686E66"/>
                          <w:p w14:paraId="67F2BA00" w14:textId="77777777" w:rsidR="00686E66" w:rsidRDefault="00686E66" w:rsidP="00686E66"/>
                          <w:p w14:paraId="65D6914D" w14:textId="77777777" w:rsidR="00686E66" w:rsidRDefault="00686E66" w:rsidP="00686E66">
                            <w:r>
                              <w:t>M A S T E R O F TECH N O L O G Y</w:t>
                            </w:r>
                          </w:p>
                          <w:p w14:paraId="7391367F" w14:textId="77777777" w:rsidR="00686E66" w:rsidRDefault="00686E66" w:rsidP="00686E66">
                            <w:r>
                              <w:t>P R O J E C T R E P O RT</w:t>
                            </w:r>
                          </w:p>
                          <w:p w14:paraId="24E4AC2F" w14:textId="77777777" w:rsidR="00686E66" w:rsidRDefault="00686E66" w:rsidP="00686E66">
                            <w:r>
                              <w:t xml:space="preserve"> </w:t>
                            </w:r>
                          </w:p>
                          <w:p w14:paraId="73AE5F43" w14:textId="77777777" w:rsidR="00686E66" w:rsidRDefault="00686E66" w:rsidP="00686E66">
                            <w:r>
                              <w:t>T E A M    M E M B E R S</w:t>
                            </w:r>
                          </w:p>
                          <w:p w14:paraId="03898587" w14:textId="77777777" w:rsidR="00686E66" w:rsidRDefault="00686E66" w:rsidP="00686E66">
                            <w:r>
                              <w:t>Edmund Leow Kwong Wei - 1</w:t>
                            </w:r>
                          </w:p>
                          <w:p w14:paraId="4DD44D01" w14:textId="77777777" w:rsidR="00686E66" w:rsidRDefault="00686E66" w:rsidP="00686E66">
                            <w:r>
                              <w:t>Ng Mei Ying - 2</w:t>
                            </w:r>
                          </w:p>
                          <w:p w14:paraId="649B0BB5" w14:textId="77777777" w:rsidR="00686E66" w:rsidRDefault="00686E66" w:rsidP="00686E66">
                            <w:r>
                              <w:t>Wilson Lum Kok Keong - 3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A20B28">
              <w:rPr>
                <w:sz w:val="28"/>
                <w:szCs w:val="28"/>
              </w:rPr>
              <w:t>Edmund Leow Kwong Wei</w:t>
            </w:r>
          </w:p>
        </w:tc>
        <w:tc>
          <w:tcPr>
            <w:tcW w:w="0" w:type="auto"/>
          </w:tcPr>
          <w:p w14:paraId="361E4581" w14:textId="77777777" w:rsidR="00686E66" w:rsidRPr="005470DB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</w:rPr>
              <w:t>A0198458H</w:t>
            </w:r>
          </w:p>
        </w:tc>
      </w:tr>
    </w:tbl>
    <w:p w14:paraId="0D4533D0" w14:textId="7DABC987" w:rsidR="008C302F" w:rsidRDefault="008C302F" w:rsidP="00A56E31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1FAF843" w14:textId="77777777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sectPr w:rsidR="008D540E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9A098" w14:textId="52E2CDB8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23337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CB499" w14:textId="222B773A" w:rsidR="001B6932" w:rsidRDefault="001B6932">
          <w:pPr>
            <w:pStyle w:val="TOCHeading"/>
          </w:pPr>
          <w:r>
            <w:t>Contents</w:t>
          </w:r>
        </w:p>
        <w:p w14:paraId="2754CECB" w14:textId="58EAFA49" w:rsidR="002E41D3" w:rsidRDefault="001B69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78179" w:history="1">
            <w:r w:rsidR="002E41D3" w:rsidRPr="001222F4">
              <w:rPr>
                <w:rStyle w:val="Hyperlink"/>
                <w:b/>
                <w:bCs/>
                <w:noProof/>
              </w:rPr>
              <w:t>Getting Started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_Toc36378179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7B8DFF09" w14:textId="131D7D69" w:rsidR="002E41D3" w:rsidRDefault="00E503F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0" w:history="1">
            <w:r w:rsidR="002E41D3" w:rsidRPr="001222F4">
              <w:rPr>
                <w:rStyle w:val="Hyperlink"/>
                <w:b/>
                <w:bCs/>
                <w:noProof/>
              </w:rPr>
              <w:t>Full installation and deployment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17DEC71" w14:textId="653B35A7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1" w:history="1">
            <w:r w:rsidR="002E41D3" w:rsidRPr="001222F4">
              <w:rPr>
                <w:rStyle w:val="Hyperlink"/>
                <w:noProof/>
              </w:rPr>
              <w:t>System Requirements and Dependencies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6E45B62" w14:textId="5A045164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2" w:history="1">
            <w:r w:rsidR="002E41D3" w:rsidRPr="001222F4">
              <w:rPr>
                <w:rStyle w:val="Hyperlink"/>
                <w:noProof/>
              </w:rPr>
              <w:t>Pre-requisites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1927826" w14:textId="7AEB2E24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3" w:history="1">
            <w:r w:rsidR="002E41D3" w:rsidRPr="001222F4">
              <w:rPr>
                <w:rStyle w:val="Hyperlink"/>
                <w:noProof/>
              </w:rPr>
              <w:t>Importing ShopBot into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B181077" w14:textId="29CFB4B1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4" w:history="1">
            <w:r w:rsidR="002E41D3" w:rsidRPr="001222F4">
              <w:rPr>
                <w:rStyle w:val="Hyperlink"/>
                <w:noProof/>
              </w:rPr>
              <w:t>Connecting Kommunicate with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_Toc36378184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2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53C63B9" w14:textId="1FD03970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5" w:history="1">
            <w:r w:rsidR="002E41D3" w:rsidRPr="001222F4">
              <w:rPr>
                <w:rStyle w:val="Hyperlink"/>
                <w:noProof/>
              </w:rPr>
              <w:t>Starting Rasa NLU server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_Toc36378185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8CA766A" w14:textId="70A6289C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6" w:history="1">
            <w:r w:rsidR="002E41D3" w:rsidRPr="001222F4">
              <w:rPr>
                <w:rStyle w:val="Hyperlink"/>
                <w:noProof/>
              </w:rPr>
              <w:t>Starting Python Flask for Webhooks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_Toc36378186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A2DA1EA" w14:textId="5CFE067A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7" w:history="1">
            <w:r w:rsidR="002E41D3" w:rsidRPr="001222F4">
              <w:rPr>
                <w:rStyle w:val="Hyperlink"/>
                <w:noProof/>
              </w:rPr>
              <w:t>Launching the Website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_Toc36378187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5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3A96CF2" w14:textId="2E345CD3" w:rsidR="002E41D3" w:rsidRDefault="00E503F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8" w:history="1">
            <w:r w:rsidR="002E41D3" w:rsidRPr="001222F4">
              <w:rPr>
                <w:rStyle w:val="Hyperlink"/>
                <w:noProof/>
              </w:rPr>
              <w:t>Troubleshooting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_Toc36378188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6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5C538B6" w14:textId="1871D320" w:rsidR="002E41D3" w:rsidRDefault="00E503F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9" w:history="1">
            <w:r w:rsidR="002E41D3" w:rsidRPr="001222F4">
              <w:rPr>
                <w:rStyle w:val="Hyperlink"/>
                <w:b/>
                <w:bCs/>
                <w:noProof/>
              </w:rPr>
              <w:t>Test Scenarios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A1D6BD1" w14:textId="005D39AA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0" w:history="1">
            <w:r w:rsidR="002E41D3" w:rsidRPr="001222F4">
              <w:rPr>
                <w:rStyle w:val="Hyperlink"/>
                <w:noProof/>
              </w:rPr>
              <w:t>Welcome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5BE18A0" w14:textId="5BCC98C2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1" w:history="1">
            <w:r w:rsidR="002E41D3" w:rsidRPr="001222F4">
              <w:rPr>
                <w:rStyle w:val="Hyperlink"/>
                <w:noProof/>
              </w:rPr>
              <w:t>Get Product Recommendations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8C39AF3" w14:textId="2451577A" w:rsidR="002E41D3" w:rsidRDefault="00E503F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2" w:history="1">
            <w:r w:rsidR="002E41D3" w:rsidRPr="001222F4">
              <w:rPr>
                <w:rStyle w:val="Hyperlink"/>
                <w:noProof/>
              </w:rPr>
              <w:t>Get Pricing and Buying information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31C3A8A" w14:textId="5137CDC0" w:rsidR="002E41D3" w:rsidRDefault="00E503F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3" w:history="1">
            <w:r w:rsidR="002E41D3" w:rsidRPr="001222F4">
              <w:rPr>
                <w:rStyle w:val="Hyperlink"/>
                <w:noProof/>
              </w:rPr>
              <w:t>Get answers to headphone-related stuff (FAQ)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04946D9" w14:textId="3CFE86F1" w:rsidR="001B6932" w:rsidRDefault="001B6932">
          <w:r>
            <w:rPr>
              <w:b/>
              <w:bCs/>
              <w:noProof/>
            </w:rPr>
            <w:fldChar w:fldCharType="end"/>
          </w:r>
        </w:p>
      </w:sdtContent>
    </w:sdt>
    <w:p w14:paraId="111D4158" w14:textId="77777777" w:rsidR="001B6932" w:rsidRDefault="001B693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2AEF72" w14:textId="77777777" w:rsidR="00B56388" w:rsidRDefault="00B56388" w:rsidP="0064183F">
      <w:pPr>
        <w:pStyle w:val="Heading1"/>
        <w:rPr>
          <w:b/>
          <w:bCs/>
        </w:rPr>
        <w:sectPr w:rsidR="00B56388" w:rsidSect="008D540E">
          <w:footerReference w:type="default" r:id="rId1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F8E3E58" w14:textId="7B9BE847" w:rsidR="00AF7ED0" w:rsidRPr="002D7AB2" w:rsidRDefault="00EB5B00" w:rsidP="0064183F">
      <w:pPr>
        <w:pStyle w:val="Heading1"/>
        <w:rPr>
          <w:b/>
          <w:bCs/>
        </w:rPr>
      </w:pPr>
      <w:bookmarkStart w:id="3" w:name="_Toc36378179"/>
      <w:r>
        <w:rPr>
          <w:b/>
          <w:bCs/>
        </w:rPr>
        <w:lastRenderedPageBreak/>
        <w:t>Getting Started</w:t>
      </w:r>
      <w:bookmarkEnd w:id="3"/>
    </w:p>
    <w:p w14:paraId="4AEEC205" w14:textId="2D584C34" w:rsidR="00703F77" w:rsidRPr="001B6932" w:rsidRDefault="008A0D19" w:rsidP="00703F77">
      <w:pPr>
        <w:pStyle w:val="Heading2"/>
        <w:rPr>
          <w:b/>
          <w:bCs/>
        </w:rPr>
      </w:pPr>
      <w:bookmarkStart w:id="4" w:name="_Ref17542076"/>
      <w:bookmarkStart w:id="5" w:name="_Toc36378180"/>
      <w:r w:rsidRPr="001B6932">
        <w:rPr>
          <w:b/>
          <w:bCs/>
        </w:rPr>
        <w:t>Full installation and deployment</w:t>
      </w:r>
      <w:bookmarkEnd w:id="4"/>
      <w:bookmarkEnd w:id="5"/>
    </w:p>
    <w:p w14:paraId="0D02987D" w14:textId="330EDEF8" w:rsidR="0063338D" w:rsidRDefault="0063338D" w:rsidP="00703F77">
      <w:r>
        <w:t xml:space="preserve">Follow this section if installing and deploying to your own DialogFlow account and </w:t>
      </w:r>
      <w:r w:rsidR="00A612EF">
        <w:t xml:space="preserve">local </w:t>
      </w:r>
      <w:r>
        <w:t>web server.</w:t>
      </w:r>
    </w:p>
    <w:p w14:paraId="44284785" w14:textId="6241F78B" w:rsidR="00703F77" w:rsidRDefault="0063338D" w:rsidP="00E87553">
      <w:pPr>
        <w:pStyle w:val="Heading3"/>
      </w:pPr>
      <w:bookmarkStart w:id="6" w:name="_Toc36378181"/>
      <w:r>
        <w:t>System Requirements</w:t>
      </w:r>
      <w:r w:rsidR="000B3B2F">
        <w:t xml:space="preserve"> and Dependencies</w:t>
      </w:r>
      <w:bookmarkEnd w:id="6"/>
    </w:p>
    <w:p w14:paraId="1B18C54F" w14:textId="42C8A540" w:rsidR="000B3B2F" w:rsidRDefault="00D067DC" w:rsidP="000B3B2F">
      <w:pPr>
        <w:pStyle w:val="ListParagraph"/>
        <w:numPr>
          <w:ilvl w:val="0"/>
          <w:numId w:val="7"/>
        </w:numPr>
      </w:pPr>
      <w:r>
        <w:t>Python or Anaconda</w:t>
      </w:r>
      <w:r w:rsidR="000B3B2F">
        <w:t>, and Python libraries as specified in requirements.txt</w:t>
      </w:r>
    </w:p>
    <w:p w14:paraId="3F82BF1F" w14:textId="6C651D22" w:rsidR="00D067DC" w:rsidRDefault="00FA0CF3" w:rsidP="00E87553">
      <w:pPr>
        <w:pStyle w:val="ListParagraph"/>
        <w:numPr>
          <w:ilvl w:val="0"/>
          <w:numId w:val="7"/>
        </w:numPr>
      </w:pPr>
      <w:r>
        <w:t>A modern web browser. Recommended Google Chrome version 76 and above.</w:t>
      </w:r>
    </w:p>
    <w:p w14:paraId="5B618E65" w14:textId="77777777" w:rsidR="0006203C" w:rsidRDefault="0006203C" w:rsidP="0006203C">
      <w:pPr>
        <w:pStyle w:val="Heading3"/>
      </w:pPr>
      <w:bookmarkStart w:id="7" w:name="_Toc36378182"/>
      <w:r>
        <w:t>Pre-requisites</w:t>
      </w:r>
      <w:bookmarkEnd w:id="7"/>
    </w:p>
    <w:p w14:paraId="31E1C7E5" w14:textId="08BC3353" w:rsidR="004700B7" w:rsidRPr="00362B91" w:rsidRDefault="0006203C" w:rsidP="00362B91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 xml:space="preserve">Google DialogFlow account. Sign up at </w:t>
      </w:r>
      <w:hyperlink r:id="rId12" w:history="1">
        <w:r w:rsidR="00362B91" w:rsidRPr="00496669">
          <w:rPr>
            <w:rStyle w:val="Hyperlink"/>
          </w:rPr>
          <w:t>https://console.dialogflow.com/</w:t>
        </w:r>
      </w:hyperlink>
    </w:p>
    <w:p w14:paraId="0BB11DC5" w14:textId="1EAB46C3" w:rsidR="004700B7" w:rsidRDefault="004700B7" w:rsidP="00362B91">
      <w:pPr>
        <w:pStyle w:val="ListParagraph"/>
        <w:numPr>
          <w:ilvl w:val="0"/>
          <w:numId w:val="7"/>
        </w:numPr>
      </w:pPr>
      <w:r>
        <w:t xml:space="preserve">Kommunicate account. Sign up at </w:t>
      </w:r>
      <w:hyperlink r:id="rId13" w:history="1">
        <w:r w:rsidR="00362B91" w:rsidRPr="00496669">
          <w:rPr>
            <w:rStyle w:val="Hyperlink"/>
          </w:rPr>
          <w:t>https://www.kommunicate.io/</w:t>
        </w:r>
      </w:hyperlink>
    </w:p>
    <w:p w14:paraId="6A34B09B" w14:textId="63FBE325" w:rsidR="0006203C" w:rsidRDefault="0006203C" w:rsidP="00362B91">
      <w:pPr>
        <w:pStyle w:val="ListParagraph"/>
        <w:numPr>
          <w:ilvl w:val="0"/>
          <w:numId w:val="7"/>
        </w:numPr>
      </w:pPr>
      <w:r>
        <w:t xml:space="preserve">Download ngrok.exe or ngrok binary to your machine from </w:t>
      </w:r>
      <w:hyperlink r:id="rId14" w:history="1">
        <w:r w:rsidR="00362B91" w:rsidRPr="00496669">
          <w:rPr>
            <w:rStyle w:val="Hyperlink"/>
          </w:rPr>
          <w:t>https://ngrok.com/download</w:t>
        </w:r>
      </w:hyperlink>
    </w:p>
    <w:p w14:paraId="292B6F75" w14:textId="1635C873" w:rsidR="0013182A" w:rsidRDefault="0006203C" w:rsidP="0006203C">
      <w:pPr>
        <w:pStyle w:val="ListParagraph"/>
        <w:numPr>
          <w:ilvl w:val="0"/>
          <w:numId w:val="7"/>
        </w:numPr>
      </w:pPr>
      <w:r>
        <w:t xml:space="preserve">Clone or download project source code from GitHub repository from </w:t>
      </w:r>
      <w:hyperlink r:id="rId15" w:history="1">
        <w:r>
          <w:rPr>
            <w:rStyle w:val="Hyperlink"/>
          </w:rPr>
          <w:t>https://github.com/eleow/shopBot</w:t>
        </w:r>
      </w:hyperlink>
      <w:r>
        <w:t xml:space="preserve">, </w:t>
      </w:r>
      <w:r w:rsidR="0013182A">
        <w:t xml:space="preserve">navigate to the root folder of the repo, and </w:t>
      </w:r>
      <w:r w:rsidR="0013182A" w:rsidRPr="0013182A">
        <w:rPr>
          <w:rFonts w:cstheme="minorHAnsi"/>
        </w:rPr>
        <w:t>install python project dependencies</w:t>
      </w:r>
    </w:p>
    <w:p w14:paraId="009A3ECE" w14:textId="7089AE77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I</w:t>
      </w:r>
      <w:r w:rsidRPr="0013182A">
        <w:rPr>
          <w:rFonts w:cstheme="minorHAnsi"/>
        </w:rPr>
        <w:t xml:space="preserve">n a new Anaconda environment (eg shopbot) with </w:t>
      </w:r>
      <w:r w:rsidRPr="0013182A">
        <w:rPr>
          <w:rFonts w:cstheme="minorHAnsi"/>
          <w:b/>
          <w:bCs/>
          <w:color w:val="FF0000"/>
        </w:rPr>
        <w:t>Python 3.6</w:t>
      </w:r>
      <w:r>
        <w:rPr>
          <w:rFonts w:cstheme="minorHAnsi"/>
        </w:rPr>
        <w:t xml:space="preserve">, </w:t>
      </w:r>
    </w:p>
    <w:p w14:paraId="79058596" w14:textId="739CAE9E" w:rsidR="0013182A" w:rsidRPr="0013182A" w:rsidRDefault="0013182A" w:rsidP="00A2753B">
      <w:pPr>
        <w:spacing w:before="120"/>
        <w:ind w:left="1077"/>
        <w:rPr>
          <w:rFonts w:ascii="Courier New" w:hAnsi="Courier New" w:cs="Courier New"/>
          <w:sz w:val="20"/>
          <w:szCs w:val="20"/>
        </w:rPr>
      </w:pPr>
      <w:r w:rsidRPr="0013182A">
        <w:rPr>
          <w:rFonts w:ascii="Courier New" w:hAnsi="Courier New" w:cs="Courier New"/>
          <w:sz w:val="20"/>
          <w:szCs w:val="20"/>
        </w:rPr>
        <w:t>pip install -r requirements.txt</w:t>
      </w:r>
    </w:p>
    <w:p w14:paraId="7B32E4A2" w14:textId="5CB417C1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 w:rsidRPr="0013182A">
        <w:rPr>
          <w:rFonts w:cstheme="minorHAnsi"/>
        </w:rPr>
        <w:t xml:space="preserve">Alternatively, </w:t>
      </w:r>
      <w:r w:rsidR="005F3502">
        <w:rPr>
          <w:rFonts w:cstheme="minorHAnsi"/>
        </w:rPr>
        <w:t>u</w:t>
      </w:r>
      <w:r w:rsidRPr="0013182A">
        <w:rPr>
          <w:rFonts w:cstheme="minorHAnsi"/>
        </w:rPr>
        <w:t>s</w:t>
      </w:r>
      <w:r w:rsidR="005F3502">
        <w:rPr>
          <w:rFonts w:cstheme="minorHAnsi"/>
        </w:rPr>
        <w:t>e the script below. This will automatically create a new environment shopbot and install all dependencies (Note: Tested only on Windows 10 version 1909)</w:t>
      </w:r>
    </w:p>
    <w:p w14:paraId="1601FD87" w14:textId="3552024B" w:rsidR="0013182A" w:rsidRPr="0013182A" w:rsidRDefault="0013182A" w:rsidP="0013182A">
      <w:pPr>
        <w:ind w:left="10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</w:t>
      </w:r>
      <w:r w:rsidRPr="0013182A">
        <w:rPr>
          <w:rFonts w:ascii="Courier New" w:hAnsi="Courier New" w:cs="Courier New"/>
          <w:sz w:val="20"/>
          <w:szCs w:val="20"/>
        </w:rPr>
        <w:t>onda env create -f environment.yml</w:t>
      </w:r>
    </w:p>
    <w:p w14:paraId="6D780873" w14:textId="77777777" w:rsidR="0013182A" w:rsidRPr="0013182A" w:rsidRDefault="0013182A" w:rsidP="0013182A">
      <w:pPr>
        <w:pStyle w:val="ListParagraph"/>
        <w:ind w:firstLine="720"/>
        <w:rPr>
          <w:rFonts w:ascii="Courier New" w:hAnsi="Courier New" w:cs="Courier New"/>
          <w:sz w:val="20"/>
          <w:szCs w:val="20"/>
        </w:rPr>
      </w:pPr>
    </w:p>
    <w:p w14:paraId="71B0D82C" w14:textId="77777777" w:rsidR="00952FC2" w:rsidRDefault="00952FC2" w:rsidP="00952FC2">
      <w:pPr>
        <w:pStyle w:val="Heading3"/>
      </w:pPr>
      <w:bookmarkStart w:id="8" w:name="_Toc36378183"/>
      <w:r>
        <w:t>Importing ShopBot into DialogFlow</w:t>
      </w:r>
      <w:bookmarkEnd w:id="8"/>
    </w:p>
    <w:p w14:paraId="2861FE95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Login to DialogFlow console at </w:t>
      </w:r>
      <w:hyperlink r:id="rId16" w:history="1">
        <w:r w:rsidRPr="000A40B8">
          <w:rPr>
            <w:rStyle w:val="Hyperlink"/>
          </w:rPr>
          <w:t>https://console.dialogflow.com/</w:t>
        </w:r>
      </w:hyperlink>
    </w:p>
    <w:p w14:paraId="52705180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Create a new agent called “ShopBot” or whatever name you desire by </w:t>
      </w:r>
    </w:p>
    <w:p w14:paraId="39F37E42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cog button</w:t>
      </w:r>
    </w:p>
    <w:p w14:paraId="4D3F6CE3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“Create new agent” button</w:t>
      </w:r>
    </w:p>
    <w:p w14:paraId="1541222D" w14:textId="77777777" w:rsidR="00952FC2" w:rsidRDefault="00952FC2" w:rsidP="00952FC2">
      <w:pPr>
        <w:pStyle w:val="ListParagraph"/>
        <w:ind w:left="1080"/>
      </w:pPr>
      <w:r>
        <w:rPr>
          <w:noProof/>
        </w:rPr>
        <w:drawing>
          <wp:inline distT="0" distB="0" distL="0" distR="0" wp14:anchorId="643CFA5D" wp14:editId="5AA7ED28">
            <wp:extent cx="1800000" cy="2901820"/>
            <wp:effectExtent l="133350" t="114300" r="14351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90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8C66D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lastRenderedPageBreak/>
        <w:t>Import the zip file (</w:t>
      </w:r>
      <w:r w:rsidRPr="004541C3">
        <w:t>ShopBot_Deploy</w:t>
      </w:r>
      <w:r>
        <w:t>.zip) from the local copy of the GitHub repository at \SystemCode\DialogFlow by clicking the “Export and Import” button on DialogFlow, and then clicking “</w:t>
      </w:r>
      <w:r w:rsidRPr="00AF27B5">
        <w:rPr>
          <w:b/>
          <w:bCs/>
        </w:rPr>
        <w:t>RESTORE FROM ZIP</w:t>
      </w:r>
      <w:r>
        <w:t>”</w:t>
      </w:r>
    </w:p>
    <w:p w14:paraId="777138A2" w14:textId="77777777" w:rsidR="00952FC2" w:rsidRDefault="00952FC2" w:rsidP="00952FC2">
      <w:pPr>
        <w:pStyle w:val="ListParagraph"/>
      </w:pPr>
      <w:r>
        <w:rPr>
          <w:noProof/>
        </w:rPr>
        <w:drawing>
          <wp:inline distT="0" distB="0" distL="0" distR="0" wp14:anchorId="2E5B8173" wp14:editId="4F082B4A">
            <wp:extent cx="4065766" cy="1800000"/>
            <wp:effectExtent l="133350" t="114300" r="144780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66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D3BD6E" w14:textId="55D28D4E" w:rsidR="00952FC2" w:rsidRDefault="009A133D" w:rsidP="00952FC2">
      <w:pPr>
        <w:pStyle w:val="Heading3"/>
      </w:pPr>
      <w:bookmarkStart w:id="9" w:name="_Toc36378184"/>
      <w:r>
        <w:t>Connecting Kommunicate with DialogFlow</w:t>
      </w:r>
      <w:bookmarkEnd w:id="9"/>
    </w:p>
    <w:p w14:paraId="64171DE5" w14:textId="4730B09D" w:rsidR="00952FC2" w:rsidRDefault="008D10F2" w:rsidP="00952FC2">
      <w:pPr>
        <w:pStyle w:val="ListParagraph"/>
        <w:numPr>
          <w:ilvl w:val="0"/>
          <w:numId w:val="8"/>
        </w:numPr>
      </w:pPr>
      <w:r>
        <w:t>Login to</w:t>
      </w:r>
      <w:r w:rsidR="00952FC2">
        <w:t xml:space="preserve"> </w:t>
      </w:r>
      <w:hyperlink r:id="rId19" w:history="1">
        <w:r w:rsidR="00952FC2" w:rsidRPr="00570F41">
          <w:rPr>
            <w:rStyle w:val="Hyperlink"/>
          </w:rPr>
          <w:t>Kommunicate</w:t>
        </w:r>
      </w:hyperlink>
    </w:p>
    <w:p w14:paraId="5AFD9BF0" w14:textId="7460F1BA" w:rsidR="000953AD" w:rsidRDefault="000953AD" w:rsidP="00952FC2">
      <w:pPr>
        <w:pStyle w:val="ListParagraph"/>
        <w:numPr>
          <w:ilvl w:val="0"/>
          <w:numId w:val="8"/>
        </w:numPr>
      </w:pPr>
      <w:r>
        <w:t xml:space="preserve">In </w:t>
      </w:r>
      <w:hyperlink r:id="rId20" w:history="1">
        <w:r w:rsidRPr="000953AD">
          <w:rPr>
            <w:rStyle w:val="Hyperlink"/>
          </w:rPr>
          <w:t>Install Page</w:t>
        </w:r>
      </w:hyperlink>
      <w:r>
        <w:t xml:space="preserve">, note down your </w:t>
      </w:r>
      <w:r w:rsidRPr="009F0ED5">
        <w:rPr>
          <w:b/>
          <w:bCs/>
        </w:rPr>
        <w:t>App ID</w:t>
      </w:r>
      <w:r w:rsidR="00B22C73">
        <w:t>. This will be used later</w:t>
      </w:r>
    </w:p>
    <w:p w14:paraId="19739A9D" w14:textId="5FD6B014" w:rsidR="000953AD" w:rsidRDefault="000953AD" w:rsidP="00DA727F">
      <w:pPr>
        <w:pStyle w:val="ListParagraph"/>
      </w:pPr>
      <w:r>
        <w:rPr>
          <w:noProof/>
        </w:rPr>
        <w:drawing>
          <wp:inline distT="0" distB="0" distL="0" distR="0" wp14:anchorId="041DE20E" wp14:editId="4AAC1F2A">
            <wp:extent cx="3079961" cy="1440000"/>
            <wp:effectExtent l="114300" t="114300" r="10160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61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189D75" w14:textId="2A4F3691" w:rsidR="00952FC2" w:rsidRDefault="00952FC2" w:rsidP="00952FC2">
      <w:pPr>
        <w:pStyle w:val="ListParagraph"/>
        <w:numPr>
          <w:ilvl w:val="0"/>
          <w:numId w:val="8"/>
        </w:numPr>
      </w:pPr>
      <w:r>
        <w:t>Integrate Bot with DialogFlow</w:t>
      </w:r>
      <w:r w:rsidR="00DA727F">
        <w:t xml:space="preserve"> in </w:t>
      </w:r>
      <w:hyperlink r:id="rId22" w:history="1">
        <w:r w:rsidR="00DA727F" w:rsidRPr="00DA727F">
          <w:rPr>
            <w:rStyle w:val="Hyperlink"/>
          </w:rPr>
          <w:t>Bot Integration Page</w:t>
        </w:r>
      </w:hyperlink>
      <w:r w:rsidR="00DA727F">
        <w:t>, by following the instructions below</w:t>
      </w:r>
    </w:p>
    <w:p w14:paraId="3BED154B" w14:textId="1DD0291A" w:rsidR="001C3061" w:rsidRDefault="001C3061" w:rsidP="001C3061">
      <w:pPr>
        <w:pStyle w:val="ListParagraph"/>
      </w:pPr>
      <w:r>
        <w:rPr>
          <w:noProof/>
        </w:rPr>
        <w:drawing>
          <wp:inline distT="0" distB="0" distL="0" distR="0" wp14:anchorId="55C58E8E" wp14:editId="48D5D277">
            <wp:extent cx="3782724" cy="1440000"/>
            <wp:effectExtent l="133350" t="114300" r="141605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724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41443C" w14:textId="1AA2E5EB" w:rsidR="001C3061" w:rsidRDefault="00AF5501" w:rsidP="00952FC2">
      <w:pPr>
        <w:pStyle w:val="ListParagraph"/>
        <w:numPr>
          <w:ilvl w:val="0"/>
          <w:numId w:val="8"/>
        </w:numPr>
      </w:pPr>
      <w:r w:rsidRPr="00AF5501">
        <w:rPr>
          <w:color w:val="FF0000"/>
        </w:rPr>
        <w:t>Important</w:t>
      </w:r>
      <w:r>
        <w:t xml:space="preserve">: </w:t>
      </w:r>
      <w:r w:rsidR="001C3061">
        <w:t xml:space="preserve">Go to </w:t>
      </w:r>
      <w:hyperlink r:id="rId24" w:history="1">
        <w:r w:rsidR="00A60D94" w:rsidRPr="00A60D94">
          <w:rPr>
            <w:rStyle w:val="Hyperlink"/>
          </w:rPr>
          <w:t>Conversation Rules page</w:t>
        </w:r>
      </w:hyperlink>
      <w:r w:rsidR="00A60D94">
        <w:t xml:space="preserve"> (</w:t>
      </w:r>
      <w:r w:rsidR="001C3061">
        <w:t xml:space="preserve">Settings </w:t>
      </w:r>
      <w:r w:rsidR="001C3061">
        <w:sym w:font="Wingdings" w:char="F0E0"/>
      </w:r>
      <w:r w:rsidR="001C3061">
        <w:t xml:space="preserve"> Conversation Rules </w:t>
      </w:r>
      <w:r w:rsidR="001C3061">
        <w:sym w:font="Wingdings" w:char="F0E0"/>
      </w:r>
      <w:r w:rsidR="001C3061">
        <w:t xml:space="preserve"> Routing rules for bots</w:t>
      </w:r>
      <w:r w:rsidR="00A60D94">
        <w:t>)</w:t>
      </w:r>
      <w:r w:rsidR="001C3061">
        <w:t>, and enable “Assign new conversations to bot. Select the bot that you have created.</w:t>
      </w:r>
    </w:p>
    <w:p w14:paraId="30465603" w14:textId="671352C2" w:rsidR="001C3061" w:rsidRDefault="001C3061" w:rsidP="001C3061">
      <w:pPr>
        <w:pStyle w:val="ListParagraph"/>
      </w:pPr>
      <w:r w:rsidRPr="001C3061">
        <w:rPr>
          <w:noProof/>
        </w:rPr>
        <w:lastRenderedPageBreak/>
        <w:drawing>
          <wp:inline distT="0" distB="0" distL="0" distR="0" wp14:anchorId="6B5AB7E3" wp14:editId="4E853640">
            <wp:extent cx="2446969" cy="1440000"/>
            <wp:effectExtent l="133350" t="114300" r="125095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969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A59A7" w14:textId="3FEB3832" w:rsidR="00C3534E" w:rsidRDefault="00C3534E" w:rsidP="00E87553">
      <w:pPr>
        <w:pStyle w:val="Heading3"/>
      </w:pPr>
      <w:bookmarkStart w:id="10" w:name="_Ref36195615"/>
      <w:bookmarkStart w:id="11" w:name="_Toc36378185"/>
      <w:r>
        <w:t>Starting R</w:t>
      </w:r>
      <w:r w:rsidR="001371E4">
        <w:t>asa</w:t>
      </w:r>
      <w:r>
        <w:t xml:space="preserve"> NLU server</w:t>
      </w:r>
      <w:bookmarkEnd w:id="10"/>
      <w:bookmarkEnd w:id="11"/>
    </w:p>
    <w:p w14:paraId="5B4B1E82" w14:textId="75FFE184" w:rsidR="00EC7233" w:rsidRDefault="00EC7233" w:rsidP="00EC7233">
      <w:pPr>
        <w:pStyle w:val="ListParagraph"/>
        <w:numPr>
          <w:ilvl w:val="0"/>
          <w:numId w:val="8"/>
        </w:numPr>
      </w:pPr>
      <w:r>
        <w:t>Navigate to the root of your local copy of the GitHub repository eg D:\github\shopBot</w:t>
      </w:r>
    </w:p>
    <w:p w14:paraId="747B89F3" w14:textId="731D5FB9" w:rsidR="00EC7233" w:rsidRDefault="00EC7233" w:rsidP="00EC7233">
      <w:pPr>
        <w:pStyle w:val="ListParagraph"/>
        <w:numPr>
          <w:ilvl w:val="0"/>
          <w:numId w:val="8"/>
        </w:numPr>
      </w:pPr>
      <w:r>
        <w:t>Run R</w:t>
      </w:r>
      <w:r w:rsidR="001371E4">
        <w:t>asa</w:t>
      </w:r>
      <w:r>
        <w:t xml:space="preserve"> NLU server by the following script in console:</w:t>
      </w:r>
    </w:p>
    <w:p w14:paraId="13DC59E7" w14:textId="2D430A08" w:rsidR="004C0A27" w:rsidRPr="004C0A27" w:rsidRDefault="004C0A27" w:rsidP="004C0A27">
      <w:pPr>
        <w:pStyle w:val="ListParagraph"/>
        <w:rPr>
          <w:rFonts w:cstheme="minorHAnsi"/>
          <w:sz w:val="20"/>
          <w:szCs w:val="20"/>
        </w:rPr>
      </w:pPr>
      <w:r w:rsidRPr="004C0A27">
        <w:rPr>
          <w:rFonts w:ascii="Courier New" w:hAnsi="Courier New" w:cs="Courier New"/>
          <w:sz w:val="20"/>
          <w:szCs w:val="20"/>
        </w:rPr>
        <w:t xml:space="preserve">rasa run --enable-api -m </w:t>
      </w:r>
      <w:r w:rsidR="00C86CD7">
        <w:rPr>
          <w:rFonts w:ascii="Courier New" w:hAnsi="Courier New" w:cs="Courier New"/>
          <w:sz w:val="20"/>
          <w:szCs w:val="20"/>
        </w:rPr>
        <w:t>SystemCode/rasa/</w:t>
      </w:r>
      <w:r w:rsidRPr="004C0A27">
        <w:rPr>
          <w:rFonts w:ascii="Courier New" w:hAnsi="Courier New" w:cs="Courier New"/>
          <w:sz w:val="20"/>
          <w:szCs w:val="20"/>
        </w:rPr>
        <w:t>models/nlu_rasa.tar.gz --cors "*" -p 5015</w:t>
      </w:r>
    </w:p>
    <w:p w14:paraId="3B8C31C9" w14:textId="661D20A1" w:rsidR="00880A2F" w:rsidRPr="00C86CD7" w:rsidRDefault="00A672BD" w:rsidP="00880A2F">
      <w:pPr>
        <w:pStyle w:val="ListParagraph"/>
        <w:numPr>
          <w:ilvl w:val="0"/>
          <w:numId w:val="8"/>
        </w:numPr>
        <w:rPr>
          <w:rFonts w:cstheme="minorHAnsi"/>
        </w:rPr>
      </w:pPr>
      <w:r w:rsidRPr="00C86CD7">
        <w:rPr>
          <w:rFonts w:cstheme="minorHAnsi"/>
        </w:rPr>
        <w:t xml:space="preserve">It might take some time to start up. But </w:t>
      </w:r>
      <w:r w:rsidR="00BC736F" w:rsidRPr="00C86CD7">
        <w:rPr>
          <w:rFonts w:cstheme="minorHAnsi"/>
        </w:rPr>
        <w:t>finally,</w:t>
      </w:r>
      <w:r w:rsidRPr="00C86CD7">
        <w:rPr>
          <w:rFonts w:cstheme="minorHAnsi"/>
        </w:rPr>
        <w:t xml:space="preserve"> y</w:t>
      </w:r>
      <w:r w:rsidR="00880A2F" w:rsidRPr="00C86CD7">
        <w:rPr>
          <w:rFonts w:cstheme="minorHAnsi"/>
        </w:rPr>
        <w:t>ou should see the following in the console</w:t>
      </w:r>
    </w:p>
    <w:p w14:paraId="54A392AC" w14:textId="128A86C6" w:rsidR="00880A2F" w:rsidRPr="00880A2F" w:rsidRDefault="00C86CD7" w:rsidP="00880A2F">
      <w:pPr>
        <w:pStyle w:val="ListParagraph"/>
        <w:rPr>
          <w:rFonts w:cstheme="minorHAnsi"/>
          <w:sz w:val="20"/>
          <w:szCs w:val="20"/>
        </w:rPr>
      </w:pPr>
      <w:r w:rsidRPr="00C86CD7">
        <w:rPr>
          <w:rFonts w:cstheme="minorHAnsi"/>
          <w:noProof/>
          <w:sz w:val="20"/>
          <w:szCs w:val="20"/>
        </w:rPr>
        <w:drawing>
          <wp:inline distT="0" distB="0" distL="0" distR="0" wp14:anchorId="67610C34" wp14:editId="77FB0FF2">
            <wp:extent cx="5351585" cy="117573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934" cy="11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8F4" w14:textId="03EE52CF" w:rsidR="00E87553" w:rsidRDefault="00E87553" w:rsidP="00E87553">
      <w:pPr>
        <w:pStyle w:val="Heading3"/>
      </w:pPr>
      <w:bookmarkStart w:id="12" w:name="_Toc36378186"/>
      <w:r>
        <w:t>Starting Python Flask for Webhooks</w:t>
      </w:r>
      <w:bookmarkEnd w:id="12"/>
    </w:p>
    <w:p w14:paraId="7B204CD7" w14:textId="5FCBE12F" w:rsidR="00E87553" w:rsidRDefault="00CA7B9E" w:rsidP="00E87553">
      <w:pPr>
        <w:pStyle w:val="ListParagraph"/>
        <w:numPr>
          <w:ilvl w:val="0"/>
          <w:numId w:val="8"/>
        </w:numPr>
      </w:pPr>
      <w:r>
        <w:t>Navigate to</w:t>
      </w:r>
      <w:r w:rsidR="00E87553">
        <w:t xml:space="preserve"> the </w:t>
      </w:r>
      <w:r w:rsidR="00A37A69">
        <w:t xml:space="preserve">root of </w:t>
      </w:r>
      <w:r w:rsidR="00A25885">
        <w:t>your local copy of the GitHub repository</w:t>
      </w:r>
      <w:r w:rsidR="00E87553">
        <w:t xml:space="preserve"> </w:t>
      </w:r>
      <w:r w:rsidR="00A37A69">
        <w:t>eg D:\</w:t>
      </w:r>
      <w:r w:rsidR="00E90E4B">
        <w:t>github\</w:t>
      </w:r>
      <w:r w:rsidR="00A37A69">
        <w:t>shopBot</w:t>
      </w:r>
    </w:p>
    <w:p w14:paraId="777549AC" w14:textId="231F256A" w:rsidR="00CA7B9E" w:rsidRDefault="00CA7B9E" w:rsidP="00CA7B9E">
      <w:pPr>
        <w:pStyle w:val="ListParagraph"/>
        <w:numPr>
          <w:ilvl w:val="0"/>
          <w:numId w:val="8"/>
        </w:numPr>
      </w:pPr>
      <w:r>
        <w:t xml:space="preserve">Run </w:t>
      </w:r>
      <w:r w:rsidR="00314919">
        <w:t>shopbot_</w:t>
      </w:r>
      <w:r>
        <w:t>main.py by the following script in console</w:t>
      </w:r>
      <w:r w:rsidR="00DE1A39">
        <w:t xml:space="preserve">, using the </w:t>
      </w:r>
      <w:r w:rsidR="00DE1A39" w:rsidRPr="000D4EAB">
        <w:rPr>
          <w:b/>
          <w:bCs/>
        </w:rPr>
        <w:t>Kommunicate AppID</w:t>
      </w:r>
      <w:r w:rsidR="00DE1A39">
        <w:t xml:space="preserve"> from earlier instead of &lt;AppID&gt;</w:t>
      </w:r>
      <w:r>
        <w:t>:</w:t>
      </w:r>
    </w:p>
    <w:p w14:paraId="78BDA456" w14:textId="056AEF0B" w:rsidR="00745037" w:rsidRPr="00DE1A39" w:rsidRDefault="00745037" w:rsidP="00745037">
      <w:pPr>
        <w:pStyle w:val="ListParagraph"/>
        <w:rPr>
          <w:sz w:val="18"/>
          <w:szCs w:val="18"/>
        </w:rPr>
      </w:pPr>
      <w:r w:rsidRPr="00DE1A39">
        <w:rPr>
          <w:rFonts w:ascii="Courier New" w:hAnsi="Courier New" w:cs="Courier New"/>
          <w:sz w:val="18"/>
          <w:szCs w:val="18"/>
        </w:rPr>
        <w:t>python ./SystemCode/Fulfillment/shopbot_main.py -s False -n True</w:t>
      </w:r>
      <w:r w:rsidR="00DE1A39" w:rsidRPr="00DE1A39">
        <w:rPr>
          <w:rFonts w:ascii="Courier New" w:hAnsi="Courier New" w:cs="Courier New"/>
          <w:sz w:val="18"/>
          <w:szCs w:val="18"/>
        </w:rPr>
        <w:t xml:space="preserve"> -k &lt;AppID&gt;</w:t>
      </w:r>
    </w:p>
    <w:p w14:paraId="2B6B6419" w14:textId="77777777" w:rsidR="00224C99" w:rsidRDefault="00224C99" w:rsidP="00224C99">
      <w:pPr>
        <w:pStyle w:val="ListParagraph"/>
      </w:pPr>
    </w:p>
    <w:p w14:paraId="0EF07AE7" w14:textId="3C078172" w:rsidR="00CA7B9E" w:rsidRDefault="00153C50" w:rsidP="00CA7B9E">
      <w:pPr>
        <w:pStyle w:val="ListParagraph"/>
        <w:numPr>
          <w:ilvl w:val="0"/>
          <w:numId w:val="8"/>
        </w:numPr>
      </w:pPr>
      <w:r w:rsidRPr="00C86CD7">
        <w:rPr>
          <w:rFonts w:cstheme="minorHAnsi"/>
        </w:rPr>
        <w:t xml:space="preserve">It might take some time to start up. But finally, </w:t>
      </w:r>
      <w:r w:rsidR="00744847">
        <w:t>y</w:t>
      </w:r>
      <w:r w:rsidR="00D067DC">
        <w:t>ou should see the following in the console</w:t>
      </w:r>
    </w:p>
    <w:p w14:paraId="39ACEDEE" w14:textId="748F5CF8" w:rsidR="000B3B2F" w:rsidRDefault="00D626F6" w:rsidP="000B3B2F">
      <w:pPr>
        <w:pStyle w:val="ListParagraph"/>
      </w:pPr>
      <w:r>
        <w:rPr>
          <w:noProof/>
        </w:rPr>
        <w:drawing>
          <wp:inline distT="0" distB="0" distL="0" distR="0" wp14:anchorId="24C750F2" wp14:editId="5311BA95">
            <wp:extent cx="5228351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94E" w14:textId="7C637E65" w:rsidR="000B3B2F" w:rsidRDefault="000B3B2F" w:rsidP="00AA1ECF">
      <w:pPr>
        <w:pStyle w:val="ListParagraph"/>
        <w:numPr>
          <w:ilvl w:val="0"/>
          <w:numId w:val="8"/>
        </w:numPr>
      </w:pPr>
      <w:r>
        <w:t>Backend server is now running</w:t>
      </w:r>
      <w:r w:rsidR="00AB39CC">
        <w:t xml:space="preserve">, and </w:t>
      </w:r>
      <w:r w:rsidR="00AB39CC" w:rsidRPr="00AB39CC">
        <w:rPr>
          <w:color w:val="FF0000"/>
        </w:rPr>
        <w:t>ngrok has been automatically started as well</w:t>
      </w:r>
      <w:r>
        <w:t>. Note down the public url for ngrok</w:t>
      </w:r>
      <w:r w:rsidR="00E47429">
        <w:t xml:space="preserve"> (Public url will change everytime you restart the backend)</w:t>
      </w:r>
    </w:p>
    <w:p w14:paraId="6F7CFEE7" w14:textId="77777777" w:rsidR="002270DF" w:rsidRDefault="002270DF" w:rsidP="002270DF">
      <w:pPr>
        <w:pStyle w:val="ListParagraph"/>
      </w:pPr>
    </w:p>
    <w:p w14:paraId="1FB3F29F" w14:textId="67597F7E" w:rsidR="001B6C5F" w:rsidRDefault="001B6C5F" w:rsidP="001B6C5F">
      <w:pPr>
        <w:pStyle w:val="ListParagraph"/>
        <w:numPr>
          <w:ilvl w:val="0"/>
          <w:numId w:val="8"/>
        </w:numPr>
      </w:pPr>
      <w:r>
        <w:t xml:space="preserve">Now, we need to update DialogFlow Webhook URL with this. In DialogFlow, navigate to </w:t>
      </w:r>
      <w:r w:rsidRPr="001B6C5F">
        <w:rPr>
          <w:b/>
          <w:bCs/>
        </w:rPr>
        <w:t>Fulfilment</w:t>
      </w:r>
      <w:r>
        <w:t xml:space="preserve"> and configure the webhook to point to the URL that was captured earlier, and then </w:t>
      </w:r>
      <w:r w:rsidRPr="001B6C5F">
        <w:rPr>
          <w:b/>
          <w:bCs/>
        </w:rPr>
        <w:t>remember to click Save.</w:t>
      </w:r>
    </w:p>
    <w:p w14:paraId="556F7582" w14:textId="5A9DABA1" w:rsidR="001B6C5F" w:rsidRDefault="001C2BA9" w:rsidP="001B6C5F">
      <w:pPr>
        <w:pStyle w:val="ListParagraph"/>
      </w:pPr>
      <w:r>
        <w:rPr>
          <w:noProof/>
        </w:rPr>
        <w:lastRenderedPageBreak/>
        <w:drawing>
          <wp:inline distT="0" distB="0" distL="0" distR="0" wp14:anchorId="63522EAA" wp14:editId="226AE35E">
            <wp:extent cx="2677160" cy="1361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62" cy="1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325" w14:textId="16F6AF46" w:rsidR="00744847" w:rsidRDefault="001B6C5F" w:rsidP="00744847">
      <w:pPr>
        <w:pStyle w:val="ListParagraph"/>
        <w:numPr>
          <w:ilvl w:val="0"/>
          <w:numId w:val="8"/>
        </w:numPr>
      </w:pPr>
      <w:r>
        <w:t>The ShopBot is now running on DialogFlow and is connected to the local Python Flask web server through ngrok</w:t>
      </w:r>
      <w:r w:rsidR="00744847">
        <w:t>, and Kommunicate is connected to DialogFlow.</w:t>
      </w:r>
    </w:p>
    <w:p w14:paraId="557B7ED6" w14:textId="77777777" w:rsidR="003013BB" w:rsidRDefault="003013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AEDD9C" w14:textId="1FD1FA49" w:rsidR="00744847" w:rsidRDefault="00744847" w:rsidP="00682C5D">
      <w:pPr>
        <w:pStyle w:val="Heading3"/>
      </w:pPr>
      <w:bookmarkStart w:id="13" w:name="_Toc36378187"/>
      <w:r>
        <w:lastRenderedPageBreak/>
        <w:t>Launching the Website</w:t>
      </w:r>
      <w:bookmarkEnd w:id="13"/>
    </w:p>
    <w:p w14:paraId="1A8835BD" w14:textId="7E4D83D1" w:rsidR="00BC6C42" w:rsidRDefault="00BC6C42" w:rsidP="00744847">
      <w:pPr>
        <w:pStyle w:val="ListParagraph"/>
        <w:numPr>
          <w:ilvl w:val="0"/>
          <w:numId w:val="8"/>
        </w:numPr>
      </w:pPr>
      <w:r>
        <w:t>Ensure that (i) ngrok, (ii) rasa NLU server, (iii) flask webhook are running from the steps above.</w:t>
      </w:r>
    </w:p>
    <w:p w14:paraId="4BC85A9F" w14:textId="7B6CDDDC" w:rsidR="00744847" w:rsidRDefault="00744847" w:rsidP="00744847">
      <w:pPr>
        <w:pStyle w:val="ListParagraph"/>
        <w:numPr>
          <w:ilvl w:val="0"/>
          <w:numId w:val="8"/>
        </w:numPr>
      </w:pPr>
      <w:r>
        <w:t xml:space="preserve">Finally, you can launch the website </w:t>
      </w:r>
      <w:r w:rsidR="00A25D31">
        <w:t xml:space="preserve">using PUBLIC_URL or using </w:t>
      </w:r>
      <w:hyperlink r:id="rId29" w:history="1">
        <w:r w:rsidR="00A25D31" w:rsidRPr="00496669">
          <w:rPr>
            <w:rStyle w:val="Hyperlink"/>
          </w:rPr>
          <w:t>http://localhost:5000</w:t>
        </w:r>
      </w:hyperlink>
    </w:p>
    <w:p w14:paraId="5EDC5927" w14:textId="22F53FF2" w:rsidR="00091BDF" w:rsidRDefault="00091BDF" w:rsidP="00744847">
      <w:pPr>
        <w:pStyle w:val="ListParagraph"/>
        <w:numPr>
          <w:ilvl w:val="0"/>
          <w:numId w:val="8"/>
        </w:numPr>
      </w:pPr>
      <w:r>
        <w:t xml:space="preserve">Click on the AudioPhil icon </w:t>
      </w:r>
      <w:r>
        <w:rPr>
          <w:noProof/>
        </w:rPr>
        <w:drawing>
          <wp:inline distT="0" distB="0" distL="0" distR="0" wp14:anchorId="617E22CD" wp14:editId="0C6BA148">
            <wp:extent cx="182880" cy="182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at the bottom right of the page</w:t>
      </w:r>
      <w:r w:rsidR="0074282E">
        <w:t xml:space="preserve"> (or any of the other items circled in red below)</w:t>
      </w:r>
      <w:r>
        <w:t>, and start chatting!</w:t>
      </w:r>
    </w:p>
    <w:p w14:paraId="35A2EDB9" w14:textId="1EC52771" w:rsidR="00DC4588" w:rsidRDefault="00DC4588" w:rsidP="00744847">
      <w:pPr>
        <w:pStyle w:val="ListParagraph"/>
        <w:numPr>
          <w:ilvl w:val="0"/>
          <w:numId w:val="8"/>
        </w:numPr>
      </w:pPr>
      <w:r>
        <w:t xml:space="preserve">Note that the rest of the website </w:t>
      </w:r>
      <w:r w:rsidR="00E7790B">
        <w:t>will NOT work as this is just a proof-of-concept of how the chatbot could be integrated into an actual e-commerce website selling headphones.</w:t>
      </w:r>
    </w:p>
    <w:p w14:paraId="31C6BF12" w14:textId="309CEA82" w:rsidR="006E7F40" w:rsidRDefault="0074282E" w:rsidP="00091BDF">
      <w:pPr>
        <w:pStyle w:val="ListParagraph"/>
      </w:pPr>
      <w:r>
        <w:rPr>
          <w:noProof/>
        </w:rPr>
        <w:drawing>
          <wp:inline distT="0" distB="0" distL="0" distR="0" wp14:anchorId="5B766A21" wp14:editId="6543A73C">
            <wp:extent cx="2895652" cy="2001520"/>
            <wp:effectExtent l="114300" t="114300" r="114300" b="151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1" cy="2003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D5652" w14:textId="77777777" w:rsidR="006E7F40" w:rsidRDefault="006E7F40" w:rsidP="00091BDF">
      <w:pPr>
        <w:pStyle w:val="ListParagraph"/>
      </w:pPr>
    </w:p>
    <w:p w14:paraId="413041A1" w14:textId="5FDCB98A" w:rsidR="00A25D31" w:rsidRDefault="006E7F40" w:rsidP="00091BDF">
      <w:pPr>
        <w:pStyle w:val="ListParagraph"/>
      </w:pPr>
      <w:r w:rsidRPr="006E7F40">
        <w:rPr>
          <w:noProof/>
        </w:rPr>
        <w:drawing>
          <wp:inline distT="0" distB="0" distL="0" distR="0" wp14:anchorId="1F68DB11" wp14:editId="42248250">
            <wp:extent cx="1437658" cy="2148840"/>
            <wp:effectExtent l="114300" t="114300" r="10541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2352" cy="2155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57F4F" w14:textId="77777777" w:rsidR="006E7F40" w:rsidRDefault="006E7F40" w:rsidP="00091BDF">
      <w:pPr>
        <w:pStyle w:val="ListParagraph"/>
      </w:pPr>
    </w:p>
    <w:p w14:paraId="72B4F036" w14:textId="470F6B87" w:rsidR="006E7F40" w:rsidRPr="00744847" w:rsidRDefault="006E7F40" w:rsidP="00091BDF">
      <w:pPr>
        <w:pStyle w:val="ListParagraph"/>
      </w:pPr>
    </w:p>
    <w:p w14:paraId="7BAF7023" w14:textId="77777777" w:rsidR="000B3B2F" w:rsidRDefault="000B3B2F" w:rsidP="00A20B28"/>
    <w:p w14:paraId="63F13A4F" w14:textId="77777777" w:rsidR="009070B2" w:rsidRPr="009070B2" w:rsidRDefault="009070B2" w:rsidP="009070B2"/>
    <w:p w14:paraId="5894A4DC" w14:textId="545D7CC7" w:rsidR="001371E4" w:rsidRPr="003F273D" w:rsidRDefault="001371E4" w:rsidP="00146667">
      <w:pPr>
        <w:pStyle w:val="Heading2"/>
        <w:rPr>
          <w:b/>
          <w:bCs/>
        </w:rPr>
      </w:pPr>
      <w:bookmarkStart w:id="14" w:name="_Toc36378188"/>
      <w:r w:rsidRPr="003F273D">
        <w:rPr>
          <w:b/>
          <w:bCs/>
        </w:rPr>
        <w:lastRenderedPageBreak/>
        <w:t>Troubleshooting</w:t>
      </w:r>
      <w:bookmarkEnd w:id="14"/>
    </w:p>
    <w:p w14:paraId="2188C71F" w14:textId="6F40312A" w:rsidR="001371E4" w:rsidRDefault="001371E4" w:rsidP="001371E4">
      <w:pPr>
        <w:pStyle w:val="Heading4"/>
      </w:pPr>
      <w:r w:rsidRPr="001371E4">
        <w:t>[WinError 10061] No connection could be made because the target machine actively refused it</w:t>
      </w:r>
    </w:p>
    <w:p w14:paraId="0CAB09B4" w14:textId="1D5E03E0" w:rsidR="009070B2" w:rsidRPr="009070B2" w:rsidRDefault="009070B2" w:rsidP="009070B2">
      <w:r w:rsidRPr="009070B2">
        <w:rPr>
          <w:noProof/>
        </w:rPr>
        <w:drawing>
          <wp:inline distT="0" distB="0" distL="0" distR="0" wp14:anchorId="3AC75CC0" wp14:editId="3C77FEDB">
            <wp:extent cx="4511078" cy="2534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506" cy="25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1DD" w14:textId="4DEF453E" w:rsidR="001371E4" w:rsidRPr="001371E4" w:rsidRDefault="009070B2" w:rsidP="001371E4">
      <w:r>
        <w:t xml:space="preserve">Looks like you might have forgotten to run Rasa NLU server! </w:t>
      </w:r>
      <w:r w:rsidR="001371E4">
        <w:t xml:space="preserve">This error can occur if Rasa NLU server is not running or is running on a different port from what is configured. Refer to </w:t>
      </w:r>
      <w:r w:rsidR="001371E4" w:rsidRPr="001371E4">
        <w:rPr>
          <w:color w:val="4472C4" w:themeColor="accent1"/>
          <w:u w:val="single"/>
        </w:rPr>
        <w:fldChar w:fldCharType="begin"/>
      </w:r>
      <w:r w:rsidR="001371E4" w:rsidRPr="001371E4">
        <w:rPr>
          <w:color w:val="4472C4" w:themeColor="accent1"/>
          <w:u w:val="single"/>
        </w:rPr>
        <w:instrText xml:space="preserve"> REF _Ref36195615 \h </w:instrText>
      </w:r>
      <w:r w:rsidR="001371E4" w:rsidRPr="001371E4">
        <w:rPr>
          <w:color w:val="4472C4" w:themeColor="accent1"/>
          <w:u w:val="single"/>
        </w:rPr>
      </w:r>
      <w:r w:rsidR="001371E4" w:rsidRPr="001371E4">
        <w:rPr>
          <w:color w:val="4472C4" w:themeColor="accent1"/>
          <w:u w:val="single"/>
        </w:rPr>
        <w:fldChar w:fldCharType="separate"/>
      </w:r>
      <w:r w:rsidR="001371E4" w:rsidRPr="001371E4">
        <w:rPr>
          <w:color w:val="4472C4" w:themeColor="accent1"/>
          <w:u w:val="single"/>
        </w:rPr>
        <w:t>Starting RASA NLU server</w:t>
      </w:r>
      <w:r w:rsidR="001371E4" w:rsidRPr="001371E4">
        <w:rPr>
          <w:color w:val="4472C4" w:themeColor="accent1"/>
          <w:u w:val="single"/>
        </w:rPr>
        <w:fldChar w:fldCharType="end"/>
      </w:r>
    </w:p>
    <w:p w14:paraId="1BF662C5" w14:textId="1BBBD600" w:rsidR="00703F77" w:rsidRPr="003F68CC" w:rsidRDefault="0057488A" w:rsidP="00512999">
      <w:pPr>
        <w:pStyle w:val="Heading2"/>
        <w:rPr>
          <w:b/>
          <w:bCs/>
        </w:rPr>
      </w:pPr>
      <w:bookmarkStart w:id="15" w:name="_Ref17542063"/>
      <w:bookmarkStart w:id="16" w:name="_Ref17889760"/>
      <w:r>
        <w:br w:type="page"/>
      </w:r>
      <w:bookmarkStart w:id="17" w:name="_Toc36378189"/>
      <w:r w:rsidR="00703F77" w:rsidRPr="003F68CC">
        <w:rPr>
          <w:b/>
          <w:bCs/>
        </w:rPr>
        <w:lastRenderedPageBreak/>
        <w:t>Test Scenarios</w:t>
      </w:r>
      <w:bookmarkEnd w:id="15"/>
      <w:bookmarkEnd w:id="16"/>
      <w:bookmarkEnd w:id="17"/>
    </w:p>
    <w:p w14:paraId="21E7C72F" w14:textId="53D111DE" w:rsidR="00657108" w:rsidRDefault="00657108" w:rsidP="00657108"/>
    <w:p w14:paraId="39A5F8DF" w14:textId="460A5B89" w:rsidR="0046607D" w:rsidRDefault="0046607D" w:rsidP="0046607D">
      <w:r>
        <w:t>The following intents are available</w:t>
      </w:r>
    </w:p>
    <w:p w14:paraId="5D295528" w14:textId="23715286" w:rsidR="0034334B" w:rsidRDefault="0034334B" w:rsidP="0046607D">
      <w:pPr>
        <w:pStyle w:val="ListParagraph"/>
        <w:numPr>
          <w:ilvl w:val="0"/>
          <w:numId w:val="8"/>
        </w:numPr>
      </w:pPr>
      <w:r>
        <w:t>Welcome</w:t>
      </w:r>
    </w:p>
    <w:p w14:paraId="2F495E0E" w14:textId="6E7FC320" w:rsidR="0046607D" w:rsidRDefault="0046607D" w:rsidP="0046607D">
      <w:pPr>
        <w:pStyle w:val="ListParagraph"/>
        <w:numPr>
          <w:ilvl w:val="0"/>
          <w:numId w:val="8"/>
        </w:numPr>
      </w:pPr>
      <w:r>
        <w:t>Get product recommendations</w:t>
      </w:r>
    </w:p>
    <w:p w14:paraId="366DA513" w14:textId="1382034E" w:rsidR="001C215E" w:rsidRDefault="001C215E" w:rsidP="001C215E">
      <w:pPr>
        <w:pStyle w:val="ListParagraph"/>
        <w:numPr>
          <w:ilvl w:val="0"/>
          <w:numId w:val="8"/>
        </w:numPr>
      </w:pPr>
      <w:r>
        <w:t>Get pricing and buying information for a specific headphone model</w:t>
      </w:r>
    </w:p>
    <w:p w14:paraId="2CA9FDCD" w14:textId="593E71FD" w:rsidR="0046607D" w:rsidRDefault="0046607D" w:rsidP="0046607D">
      <w:pPr>
        <w:pStyle w:val="ListParagraph"/>
        <w:numPr>
          <w:ilvl w:val="0"/>
          <w:numId w:val="8"/>
        </w:numPr>
      </w:pPr>
      <w:r>
        <w:t>Get answers to headphone-related stuff (FAQ)</w:t>
      </w:r>
    </w:p>
    <w:p w14:paraId="44E61A4D" w14:textId="4D77B333" w:rsidR="0046607D" w:rsidRDefault="0046607D" w:rsidP="0046607D"/>
    <w:p w14:paraId="49DB2F4B" w14:textId="156B1ABF" w:rsidR="00DB6F65" w:rsidRDefault="0034334B" w:rsidP="00730501">
      <w:pPr>
        <w:pStyle w:val="Heading3"/>
      </w:pPr>
      <w:bookmarkStart w:id="18" w:name="_Toc36378190"/>
      <w:r>
        <w:t>Welcome</w:t>
      </w:r>
      <w:bookmarkEnd w:id="18"/>
    </w:p>
    <w:p w14:paraId="48EDBF05" w14:textId="20164BBD" w:rsidR="006E2C56" w:rsidRPr="006E2C56" w:rsidRDefault="006E2C56" w:rsidP="006E2C56">
      <w:r>
        <w:t>On launching AudioPhil, the chatbot will automatically welcome you.</w:t>
      </w:r>
    </w:p>
    <w:p w14:paraId="49207FCD" w14:textId="1B914703" w:rsidR="0034334B" w:rsidRDefault="0034334B" w:rsidP="0046607D">
      <w:r w:rsidRPr="0034334B">
        <w:rPr>
          <w:noProof/>
        </w:rPr>
        <w:drawing>
          <wp:inline distT="0" distB="0" distL="0" distR="0" wp14:anchorId="2F5E0A5E" wp14:editId="48F552D9">
            <wp:extent cx="2160000" cy="276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4EB" w14:textId="0ED90D6F" w:rsidR="0034334B" w:rsidRDefault="0034334B" w:rsidP="0046607D"/>
    <w:p w14:paraId="37E50D01" w14:textId="351272ED" w:rsidR="00730501" w:rsidRDefault="00730501" w:rsidP="00730501">
      <w:pPr>
        <w:pStyle w:val="Heading3"/>
      </w:pPr>
      <w:bookmarkStart w:id="19" w:name="_Toc36378191"/>
      <w:r>
        <w:t>Get Product Recommendations</w:t>
      </w:r>
      <w:bookmarkEnd w:id="19"/>
    </w:p>
    <w:p w14:paraId="1FCFC8B0" w14:textId="6AB08EC9" w:rsidR="00730501" w:rsidRDefault="00730501" w:rsidP="0046607D">
      <w:r w:rsidRPr="00730501">
        <w:rPr>
          <w:highlight w:val="yellow"/>
        </w:rPr>
        <w:t>TODO</w:t>
      </w:r>
    </w:p>
    <w:p w14:paraId="287BCB2B" w14:textId="77777777" w:rsidR="001C215E" w:rsidRDefault="001C215E" w:rsidP="00D94764"/>
    <w:p w14:paraId="4D8268A2" w14:textId="77777777" w:rsidR="006642EB" w:rsidRDefault="006642EB" w:rsidP="00D94764">
      <w:r>
        <w:br/>
      </w:r>
    </w:p>
    <w:p w14:paraId="36CBA63D" w14:textId="77777777" w:rsidR="006642EB" w:rsidRDefault="006642E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F0F892" w14:textId="1EF4F79B" w:rsidR="00730501" w:rsidRDefault="00730501" w:rsidP="00730501">
      <w:pPr>
        <w:pStyle w:val="Heading3"/>
      </w:pPr>
      <w:bookmarkStart w:id="20" w:name="_Toc36378192"/>
      <w:r>
        <w:lastRenderedPageBreak/>
        <w:t>Get Pricing and Buying information</w:t>
      </w:r>
      <w:bookmarkEnd w:id="20"/>
      <w:r>
        <w:t xml:space="preserve"> </w:t>
      </w:r>
    </w:p>
    <w:p w14:paraId="57F0E141" w14:textId="77777777" w:rsidR="00554470" w:rsidRDefault="00730501" w:rsidP="00730501">
      <w:r>
        <w:t>If the user provides a specific headphone model, we will provide the price and link to buy it, if it is found.</w:t>
      </w:r>
      <w:r w:rsidR="00F95FFB">
        <w:t xml:space="preserve"> </w:t>
      </w:r>
    </w:p>
    <w:p w14:paraId="72EC69F8" w14:textId="203CFB46" w:rsidR="00730501" w:rsidRDefault="00F95FFB" w:rsidP="00730501">
      <w:r>
        <w:t>For example, “Price of AKG 452?”</w:t>
      </w:r>
      <w:r w:rsidR="00554470">
        <w:t xml:space="preserve"> In this case, product is either found only in Treoo or is cheaper in Treoo, therefore, the product price and link is given from Treoo.</w:t>
      </w:r>
    </w:p>
    <w:p w14:paraId="702B193D" w14:textId="5E80787B" w:rsidR="00730501" w:rsidRDefault="00730501" w:rsidP="0046607D">
      <w:r w:rsidRPr="00730501">
        <w:rPr>
          <w:noProof/>
        </w:rPr>
        <w:drawing>
          <wp:inline distT="0" distB="0" distL="0" distR="0" wp14:anchorId="1E0A08D6" wp14:editId="240E9F6E">
            <wp:extent cx="2159635" cy="27976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632"/>
                    <a:stretch/>
                  </pic:blipFill>
                  <pic:spPr bwMode="auto">
                    <a:xfrm>
                      <a:off x="0" y="0"/>
                      <a:ext cx="2160000" cy="279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EE8A" w14:textId="00390262" w:rsidR="00554470" w:rsidRDefault="00554470" w:rsidP="0046607D">
      <w:r>
        <w:t>Now, we try with “price of xg13 mini”. In this case, product is found to be cheaper from Amazon SG.</w:t>
      </w:r>
    </w:p>
    <w:p w14:paraId="31FACD27" w14:textId="545802CE" w:rsidR="00554470" w:rsidRDefault="00554470" w:rsidP="0046607D">
      <w:r w:rsidRPr="00554470">
        <w:rPr>
          <w:noProof/>
        </w:rPr>
        <w:drawing>
          <wp:inline distT="0" distB="0" distL="0" distR="0" wp14:anchorId="4F7082DC" wp14:editId="6F395755">
            <wp:extent cx="1943100" cy="2243777"/>
            <wp:effectExtent l="114300" t="114300" r="152400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7434" cy="22487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F56768" w14:textId="77777777" w:rsidR="006642EB" w:rsidRDefault="006642EB" w:rsidP="0046607D"/>
    <w:p w14:paraId="4DC72E59" w14:textId="7B1E5EAB" w:rsidR="0046607D" w:rsidRDefault="0046607D" w:rsidP="0046607D">
      <w:pPr>
        <w:pStyle w:val="Heading2"/>
      </w:pPr>
      <w:bookmarkStart w:id="21" w:name="_Toc36378193"/>
      <w:r>
        <w:t>Get answers to headphone-related stuff</w:t>
      </w:r>
      <w:r w:rsidR="009E0F5A">
        <w:t xml:space="preserve"> (FAQ)</w:t>
      </w:r>
      <w:bookmarkEnd w:id="21"/>
    </w:p>
    <w:p w14:paraId="6FAB02C6" w14:textId="188B95D9" w:rsidR="0046607D" w:rsidRDefault="0046607D" w:rsidP="0046607D">
      <w:r>
        <w:t>You can ask the chatbot specific terms related to headphones.</w:t>
      </w:r>
      <w:r w:rsidR="00F95FFB">
        <w:t xml:space="preserve"> For example, “What is bluetooth?”</w:t>
      </w:r>
    </w:p>
    <w:p w14:paraId="20F086F3" w14:textId="0310895F" w:rsidR="0032673E" w:rsidRDefault="0032673E" w:rsidP="0046607D">
      <w:r w:rsidRPr="0032673E">
        <w:rPr>
          <w:noProof/>
        </w:rPr>
        <w:lastRenderedPageBreak/>
        <w:drawing>
          <wp:inline distT="0" distB="0" distL="0" distR="0" wp14:anchorId="2C72C2A0" wp14:editId="5BB5F5D7">
            <wp:extent cx="2160000" cy="285469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EA3" w14:textId="2228A7C2" w:rsidR="00653AFA" w:rsidRPr="00657108" w:rsidRDefault="00653AFA" w:rsidP="00657108"/>
    <w:sectPr w:rsidR="00653AFA" w:rsidRPr="00657108" w:rsidSect="00B56388">
      <w:footerReference w:type="default" r:id="rId3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890EA" w14:textId="77777777" w:rsidR="00E503FA" w:rsidRDefault="00E503FA" w:rsidP="00CB4EC7">
      <w:pPr>
        <w:spacing w:after="0" w:line="240" w:lineRule="auto"/>
      </w:pPr>
      <w:r>
        <w:separator/>
      </w:r>
    </w:p>
  </w:endnote>
  <w:endnote w:type="continuationSeparator" w:id="0">
    <w:p w14:paraId="623990DA" w14:textId="77777777" w:rsidR="00E503FA" w:rsidRDefault="00E503FA" w:rsidP="00CB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E2D" w14:textId="4E71C330" w:rsidR="00B56388" w:rsidRDefault="009E4D9C" w:rsidP="009E4D9C">
    <w:pPr>
      <w:pStyle w:val="Footer"/>
      <w:jc w:val="right"/>
    </w:pPr>
    <w:bookmarkStart w:id="2" w:name="_Hlk35939084"/>
    <w:r w:rsidRPr="004A508B">
      <w:t xml:space="preserve">Shop assistant icon </w:t>
    </w:r>
    <w:r>
      <w:t>modified</w:t>
    </w:r>
    <w:r w:rsidRPr="004A508B">
      <w:t xml:space="preserve"> </w:t>
    </w:r>
    <w:r>
      <w:t xml:space="preserve">from original by </w:t>
    </w:r>
    <w:hyperlink r:id="rId1" w:history="1">
      <w:r w:rsidRPr="004A508B">
        <w:rPr>
          <w:rStyle w:val="Hyperlink"/>
        </w:rPr>
        <w:t>Freepik</w:t>
      </w:r>
    </w:hyperlink>
    <w:r>
      <w:t xml:space="preserve"> </w:t>
    </w:r>
    <w:r w:rsidRPr="004A508B">
      <w:t xml:space="preserve">from </w:t>
    </w:r>
    <w:hyperlink r:id="rId2" w:history="1">
      <w:r w:rsidRPr="004A508B">
        <w:rPr>
          <w:rStyle w:val="Hyperlink"/>
        </w:rPr>
        <w:t>Flaticon</w:t>
      </w:r>
    </w:hyperlink>
    <w:r>
      <w:t xml:space="preserve"> </w:t>
    </w:r>
    <w:bookmarkEnd w:id="2"/>
  </w:p>
  <w:p w14:paraId="4DD6B94F" w14:textId="77777777" w:rsidR="00B56388" w:rsidRDefault="00B563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4079D" w14:textId="77777777" w:rsidR="008D540E" w:rsidRDefault="008D540E">
    <w:pPr>
      <w:pStyle w:val="Footer"/>
      <w:jc w:val="right"/>
    </w:pPr>
  </w:p>
  <w:p w14:paraId="7CA51708" w14:textId="77777777" w:rsidR="008D540E" w:rsidRDefault="008D54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7421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9416D" w14:textId="1D3DF588" w:rsidR="00B56388" w:rsidRDefault="00B563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9420E" w14:textId="77777777" w:rsidR="00B56388" w:rsidRDefault="00B56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83F3A" w14:textId="77777777" w:rsidR="00E503FA" w:rsidRDefault="00E503FA" w:rsidP="00CB4EC7">
      <w:pPr>
        <w:spacing w:after="0" w:line="240" w:lineRule="auto"/>
      </w:pPr>
      <w:r>
        <w:separator/>
      </w:r>
    </w:p>
  </w:footnote>
  <w:footnote w:type="continuationSeparator" w:id="0">
    <w:p w14:paraId="3E41D1C1" w14:textId="77777777" w:rsidR="00E503FA" w:rsidRDefault="00E503FA" w:rsidP="00CB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E920E" w14:textId="1718D204" w:rsidR="001D7361" w:rsidRDefault="001D7361" w:rsidP="001D7361">
    <w:pPr>
      <w:pStyle w:val="Header"/>
      <w:jc w:val="right"/>
    </w:pPr>
    <w:r>
      <w:t xml:space="preserve">                   </w:t>
    </w:r>
    <w:r>
      <w:tab/>
      <w:t xml:space="preserve"> </w:t>
    </w:r>
    <w:r>
      <w:rPr>
        <w:noProof/>
      </w:rPr>
      <w:drawing>
        <wp:inline distT="0" distB="0" distL="0" distR="0" wp14:anchorId="26FA3506" wp14:editId="37229AB8">
          <wp:extent cx="1537335" cy="448664"/>
          <wp:effectExtent l="0" t="0" r="5715" b="889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052" b="34763"/>
                  <a:stretch/>
                </pic:blipFill>
                <pic:spPr bwMode="auto">
                  <a:xfrm>
                    <a:off x="0" y="0"/>
                    <a:ext cx="1580707" cy="4613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3D265EA" w14:textId="7ABA875F" w:rsidR="001D7361" w:rsidRDefault="001D7361" w:rsidP="001D7361">
    <w:pPr>
      <w:pStyle w:val="Header"/>
      <w:jc w:val="right"/>
    </w:pPr>
    <w:r>
      <w:t>Master of Technology (Intelligent Systems)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6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4F1B97"/>
    <w:multiLevelType w:val="hybridMultilevel"/>
    <w:tmpl w:val="6F8495E4"/>
    <w:lvl w:ilvl="0" w:tplc="B69026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811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CB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189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722B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0E8D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02BF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DEBA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EED0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66673E8"/>
    <w:multiLevelType w:val="hybridMultilevel"/>
    <w:tmpl w:val="BD3A0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068F0"/>
    <w:multiLevelType w:val="hybridMultilevel"/>
    <w:tmpl w:val="C090F8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2023C"/>
    <w:multiLevelType w:val="hybridMultilevel"/>
    <w:tmpl w:val="EA765E8A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15F10"/>
    <w:multiLevelType w:val="hybridMultilevel"/>
    <w:tmpl w:val="52B67AC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16517"/>
    <w:multiLevelType w:val="hybridMultilevel"/>
    <w:tmpl w:val="F774E33C"/>
    <w:lvl w:ilvl="0" w:tplc="B690267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76AFD"/>
    <w:multiLevelType w:val="hybridMultilevel"/>
    <w:tmpl w:val="2F9CC044"/>
    <w:lvl w:ilvl="0" w:tplc="48090001">
      <w:start w:val="1"/>
      <w:numFmt w:val="bullet"/>
      <w:lvlText w:val=""/>
      <w:lvlJc w:val="left"/>
      <w:pPr>
        <w:ind w:left="768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0990D18"/>
    <w:multiLevelType w:val="hybridMultilevel"/>
    <w:tmpl w:val="43D22A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74D6B"/>
    <w:multiLevelType w:val="hybridMultilevel"/>
    <w:tmpl w:val="A99EACE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969F8"/>
    <w:multiLevelType w:val="hybridMultilevel"/>
    <w:tmpl w:val="4D32CBA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B3774E6"/>
    <w:multiLevelType w:val="hybridMultilevel"/>
    <w:tmpl w:val="D5C233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6229B"/>
    <w:multiLevelType w:val="hybridMultilevel"/>
    <w:tmpl w:val="3424C5A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ei Ying Ng">
    <w15:presenceInfo w15:providerId="None" w15:userId="Mei Ying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D"/>
    <w:rsid w:val="00007BCD"/>
    <w:rsid w:val="000111C6"/>
    <w:rsid w:val="000137A8"/>
    <w:rsid w:val="00025653"/>
    <w:rsid w:val="00032872"/>
    <w:rsid w:val="000413DD"/>
    <w:rsid w:val="000518C8"/>
    <w:rsid w:val="0006203C"/>
    <w:rsid w:val="00077F70"/>
    <w:rsid w:val="00091BDF"/>
    <w:rsid w:val="000953AD"/>
    <w:rsid w:val="000B3B2F"/>
    <w:rsid w:val="000D4EAB"/>
    <w:rsid w:val="0010247A"/>
    <w:rsid w:val="00102AFE"/>
    <w:rsid w:val="0011203F"/>
    <w:rsid w:val="0012144D"/>
    <w:rsid w:val="00125311"/>
    <w:rsid w:val="001265C4"/>
    <w:rsid w:val="0013182A"/>
    <w:rsid w:val="001371E4"/>
    <w:rsid w:val="00146667"/>
    <w:rsid w:val="00153C50"/>
    <w:rsid w:val="001850E0"/>
    <w:rsid w:val="001A49EA"/>
    <w:rsid w:val="001A52E3"/>
    <w:rsid w:val="001B6932"/>
    <w:rsid w:val="001B6C5F"/>
    <w:rsid w:val="001C215E"/>
    <w:rsid w:val="001C2BA9"/>
    <w:rsid w:val="001C3061"/>
    <w:rsid w:val="001C4231"/>
    <w:rsid w:val="001C511E"/>
    <w:rsid w:val="001D4B67"/>
    <w:rsid w:val="001D7361"/>
    <w:rsid w:val="002042AD"/>
    <w:rsid w:val="00223E5A"/>
    <w:rsid w:val="00224C99"/>
    <w:rsid w:val="002270DF"/>
    <w:rsid w:val="002363C0"/>
    <w:rsid w:val="00237C7C"/>
    <w:rsid w:val="00243483"/>
    <w:rsid w:val="00255443"/>
    <w:rsid w:val="00290A3D"/>
    <w:rsid w:val="002A45B9"/>
    <w:rsid w:val="002A5D06"/>
    <w:rsid w:val="002D7AB2"/>
    <w:rsid w:val="002E41D3"/>
    <w:rsid w:val="003013BB"/>
    <w:rsid w:val="00313639"/>
    <w:rsid w:val="00314919"/>
    <w:rsid w:val="00316DB8"/>
    <w:rsid w:val="003259D4"/>
    <w:rsid w:val="0032673E"/>
    <w:rsid w:val="003375B0"/>
    <w:rsid w:val="0034334B"/>
    <w:rsid w:val="00356FE2"/>
    <w:rsid w:val="003571A7"/>
    <w:rsid w:val="00362B91"/>
    <w:rsid w:val="00374C47"/>
    <w:rsid w:val="00383C40"/>
    <w:rsid w:val="003C2EFC"/>
    <w:rsid w:val="003C61D5"/>
    <w:rsid w:val="003C693C"/>
    <w:rsid w:val="003D3AFB"/>
    <w:rsid w:val="003D63DC"/>
    <w:rsid w:val="003E2A48"/>
    <w:rsid w:val="003E4A93"/>
    <w:rsid w:val="003F26FA"/>
    <w:rsid w:val="003F273D"/>
    <w:rsid w:val="003F68CC"/>
    <w:rsid w:val="00400E12"/>
    <w:rsid w:val="00413AF4"/>
    <w:rsid w:val="0041669C"/>
    <w:rsid w:val="00451187"/>
    <w:rsid w:val="004541C3"/>
    <w:rsid w:val="0046043B"/>
    <w:rsid w:val="0046607D"/>
    <w:rsid w:val="004700B7"/>
    <w:rsid w:val="0049508B"/>
    <w:rsid w:val="004A2AD6"/>
    <w:rsid w:val="004A4EEE"/>
    <w:rsid w:val="004B1852"/>
    <w:rsid w:val="004B3DBB"/>
    <w:rsid w:val="004B54B1"/>
    <w:rsid w:val="004C022A"/>
    <w:rsid w:val="004C0A27"/>
    <w:rsid w:val="004C6994"/>
    <w:rsid w:val="004E68B0"/>
    <w:rsid w:val="00512999"/>
    <w:rsid w:val="005203D4"/>
    <w:rsid w:val="00544CDE"/>
    <w:rsid w:val="00554470"/>
    <w:rsid w:val="005645EC"/>
    <w:rsid w:val="00570F41"/>
    <w:rsid w:val="00571AAD"/>
    <w:rsid w:val="0057488A"/>
    <w:rsid w:val="00574E9B"/>
    <w:rsid w:val="00576AEF"/>
    <w:rsid w:val="00577625"/>
    <w:rsid w:val="005779CC"/>
    <w:rsid w:val="005816E4"/>
    <w:rsid w:val="005B3C1D"/>
    <w:rsid w:val="005B5425"/>
    <w:rsid w:val="005D2905"/>
    <w:rsid w:val="005E6AD6"/>
    <w:rsid w:val="005F3502"/>
    <w:rsid w:val="005F68C8"/>
    <w:rsid w:val="005F725D"/>
    <w:rsid w:val="0060240D"/>
    <w:rsid w:val="006201E8"/>
    <w:rsid w:val="0063338D"/>
    <w:rsid w:val="0064183F"/>
    <w:rsid w:val="00642A71"/>
    <w:rsid w:val="006518BD"/>
    <w:rsid w:val="00653AFA"/>
    <w:rsid w:val="00655319"/>
    <w:rsid w:val="00657108"/>
    <w:rsid w:val="006642EB"/>
    <w:rsid w:val="00682C5D"/>
    <w:rsid w:val="00686CF6"/>
    <w:rsid w:val="00686E66"/>
    <w:rsid w:val="00696E90"/>
    <w:rsid w:val="006A51A9"/>
    <w:rsid w:val="006D29C9"/>
    <w:rsid w:val="006E2C56"/>
    <w:rsid w:val="006E7F40"/>
    <w:rsid w:val="006F0C19"/>
    <w:rsid w:val="00701C41"/>
    <w:rsid w:val="00701CB5"/>
    <w:rsid w:val="00703F77"/>
    <w:rsid w:val="00711EAD"/>
    <w:rsid w:val="0072628F"/>
    <w:rsid w:val="007264C1"/>
    <w:rsid w:val="00730501"/>
    <w:rsid w:val="00733021"/>
    <w:rsid w:val="0074282E"/>
    <w:rsid w:val="00744847"/>
    <w:rsid w:val="00745037"/>
    <w:rsid w:val="007477F0"/>
    <w:rsid w:val="007659F7"/>
    <w:rsid w:val="00772860"/>
    <w:rsid w:val="00774C37"/>
    <w:rsid w:val="007839E1"/>
    <w:rsid w:val="00785CD6"/>
    <w:rsid w:val="007A773B"/>
    <w:rsid w:val="007B0CF2"/>
    <w:rsid w:val="007B0D4D"/>
    <w:rsid w:val="007E1D02"/>
    <w:rsid w:val="008015F0"/>
    <w:rsid w:val="00840DB8"/>
    <w:rsid w:val="00844ECC"/>
    <w:rsid w:val="00862FBF"/>
    <w:rsid w:val="00880A2F"/>
    <w:rsid w:val="00881375"/>
    <w:rsid w:val="00892D3D"/>
    <w:rsid w:val="00895BE2"/>
    <w:rsid w:val="008A0D19"/>
    <w:rsid w:val="008A0E57"/>
    <w:rsid w:val="008B6989"/>
    <w:rsid w:val="008C302F"/>
    <w:rsid w:val="008D10F2"/>
    <w:rsid w:val="008D540E"/>
    <w:rsid w:val="008F6306"/>
    <w:rsid w:val="009070B2"/>
    <w:rsid w:val="00931FE0"/>
    <w:rsid w:val="00943289"/>
    <w:rsid w:val="00943985"/>
    <w:rsid w:val="00952FC2"/>
    <w:rsid w:val="00972B41"/>
    <w:rsid w:val="00985931"/>
    <w:rsid w:val="00985C76"/>
    <w:rsid w:val="009938D5"/>
    <w:rsid w:val="00993945"/>
    <w:rsid w:val="0099545E"/>
    <w:rsid w:val="009A133D"/>
    <w:rsid w:val="009A23EE"/>
    <w:rsid w:val="009D79A9"/>
    <w:rsid w:val="009E0F5A"/>
    <w:rsid w:val="009E4D9C"/>
    <w:rsid w:val="009F0ED5"/>
    <w:rsid w:val="00A01214"/>
    <w:rsid w:val="00A11410"/>
    <w:rsid w:val="00A20B28"/>
    <w:rsid w:val="00A243F5"/>
    <w:rsid w:val="00A25885"/>
    <w:rsid w:val="00A25D31"/>
    <w:rsid w:val="00A2753B"/>
    <w:rsid w:val="00A37A69"/>
    <w:rsid w:val="00A56E31"/>
    <w:rsid w:val="00A60D94"/>
    <w:rsid w:val="00A612EF"/>
    <w:rsid w:val="00A672BD"/>
    <w:rsid w:val="00A805D4"/>
    <w:rsid w:val="00AA1ECF"/>
    <w:rsid w:val="00AA3797"/>
    <w:rsid w:val="00AB39CC"/>
    <w:rsid w:val="00AB57B4"/>
    <w:rsid w:val="00AD0853"/>
    <w:rsid w:val="00AD7AA5"/>
    <w:rsid w:val="00AF27B5"/>
    <w:rsid w:val="00AF5501"/>
    <w:rsid w:val="00AF7ED0"/>
    <w:rsid w:val="00B07ED2"/>
    <w:rsid w:val="00B15565"/>
    <w:rsid w:val="00B1673A"/>
    <w:rsid w:val="00B22C73"/>
    <w:rsid w:val="00B3473D"/>
    <w:rsid w:val="00B56388"/>
    <w:rsid w:val="00B776BD"/>
    <w:rsid w:val="00B92A1C"/>
    <w:rsid w:val="00BA77C7"/>
    <w:rsid w:val="00BB4E06"/>
    <w:rsid w:val="00BB578C"/>
    <w:rsid w:val="00BC6C42"/>
    <w:rsid w:val="00BC736F"/>
    <w:rsid w:val="00BF3B51"/>
    <w:rsid w:val="00C23AA9"/>
    <w:rsid w:val="00C23F82"/>
    <w:rsid w:val="00C3534E"/>
    <w:rsid w:val="00C546EB"/>
    <w:rsid w:val="00C6473F"/>
    <w:rsid w:val="00C86CD7"/>
    <w:rsid w:val="00C9423D"/>
    <w:rsid w:val="00CA7B9E"/>
    <w:rsid w:val="00CB13F8"/>
    <w:rsid w:val="00CB481A"/>
    <w:rsid w:val="00CB4EC7"/>
    <w:rsid w:val="00CE1148"/>
    <w:rsid w:val="00D0070F"/>
    <w:rsid w:val="00D067DC"/>
    <w:rsid w:val="00D06A74"/>
    <w:rsid w:val="00D21368"/>
    <w:rsid w:val="00D439F2"/>
    <w:rsid w:val="00D541E2"/>
    <w:rsid w:val="00D564C2"/>
    <w:rsid w:val="00D61954"/>
    <w:rsid w:val="00D626F6"/>
    <w:rsid w:val="00D7535A"/>
    <w:rsid w:val="00D83CA7"/>
    <w:rsid w:val="00D94764"/>
    <w:rsid w:val="00DA3726"/>
    <w:rsid w:val="00DA727F"/>
    <w:rsid w:val="00DB6F65"/>
    <w:rsid w:val="00DC4588"/>
    <w:rsid w:val="00DE01B6"/>
    <w:rsid w:val="00DE1A39"/>
    <w:rsid w:val="00DF4421"/>
    <w:rsid w:val="00E1372C"/>
    <w:rsid w:val="00E22B48"/>
    <w:rsid w:val="00E47429"/>
    <w:rsid w:val="00E47E4A"/>
    <w:rsid w:val="00E503FA"/>
    <w:rsid w:val="00E540AF"/>
    <w:rsid w:val="00E76189"/>
    <w:rsid w:val="00E7790B"/>
    <w:rsid w:val="00E77F1B"/>
    <w:rsid w:val="00E87553"/>
    <w:rsid w:val="00E90E4B"/>
    <w:rsid w:val="00E94B36"/>
    <w:rsid w:val="00EB087E"/>
    <w:rsid w:val="00EB41DB"/>
    <w:rsid w:val="00EB5B00"/>
    <w:rsid w:val="00EB62FC"/>
    <w:rsid w:val="00EB7944"/>
    <w:rsid w:val="00EB7A01"/>
    <w:rsid w:val="00EC7233"/>
    <w:rsid w:val="00ED1929"/>
    <w:rsid w:val="00ED1E61"/>
    <w:rsid w:val="00EE1E60"/>
    <w:rsid w:val="00F070F8"/>
    <w:rsid w:val="00F16602"/>
    <w:rsid w:val="00F447BE"/>
    <w:rsid w:val="00F473ED"/>
    <w:rsid w:val="00F62280"/>
    <w:rsid w:val="00F624F5"/>
    <w:rsid w:val="00F63A76"/>
    <w:rsid w:val="00F71689"/>
    <w:rsid w:val="00F71A59"/>
    <w:rsid w:val="00F85A2E"/>
    <w:rsid w:val="00F95FFB"/>
    <w:rsid w:val="00FA0CF3"/>
    <w:rsid w:val="00FB2E95"/>
    <w:rsid w:val="00FB713A"/>
    <w:rsid w:val="00F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DC2ED"/>
  <w15:chartTrackingRefBased/>
  <w15:docId w15:val="{0AFC2F06-0D22-4FB7-97BA-7E043CDD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EC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4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4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4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EC7"/>
    <w:rPr>
      <w:color w:val="0000FF"/>
      <w:u w:val="single"/>
    </w:rPr>
  </w:style>
  <w:style w:type="table" w:styleId="TableGrid">
    <w:name w:val="Table Grid"/>
    <w:basedOn w:val="TableNormal"/>
    <w:uiPriority w:val="39"/>
    <w:rsid w:val="0010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62FB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5C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5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8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02A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4C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44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B69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69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6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388"/>
  </w:style>
  <w:style w:type="paragraph" w:styleId="Footer">
    <w:name w:val="footer"/>
    <w:basedOn w:val="Normal"/>
    <w:link w:val="Foot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388"/>
  </w:style>
  <w:style w:type="paragraph" w:styleId="BalloonText">
    <w:name w:val="Balloon Text"/>
    <w:basedOn w:val="Normal"/>
    <w:link w:val="BalloonTextChar"/>
    <w:uiPriority w:val="99"/>
    <w:semiHidden/>
    <w:unhideWhenUsed/>
    <w:rsid w:val="00AB5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4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64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ommunicate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https://console.dialogflow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console.dialogflow.com/" TargetMode="External"/><Relationship Id="rId20" Type="http://schemas.openxmlformats.org/officeDocument/2006/relationships/hyperlink" Target="https://dashboard.kommunicate.io/settings/install" TargetMode="External"/><Relationship Id="rId29" Type="http://schemas.openxmlformats.org/officeDocument/2006/relationships/hyperlink" Target="http://localhost:5000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ashboard.kommunicate.io/settings/conversation-rul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ow/shopBo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hyperlink" Target="https://www.kommunicate.io/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rok.com/download" TargetMode="External"/><Relationship Id="rId22" Type="http://schemas.openxmlformats.org/officeDocument/2006/relationships/hyperlink" Target="https://dashboard.kommunicate.io/bots/bot-integration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freepik" TargetMode="External"/><Relationship Id="rId1" Type="http://schemas.openxmlformats.org/officeDocument/2006/relationships/hyperlink" Target="https://www.flaticon.com/authors/freepi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6A3DA-41E1-48F4-A029-34F9EE9CD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15906</TotalTime>
  <Pages>11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Edmund</dc:creator>
  <cp:keywords/>
  <dc:description/>
  <cp:lastModifiedBy>Edmund Leow Kwong Wei</cp:lastModifiedBy>
  <cp:revision>252</cp:revision>
  <cp:lastPrinted>2019-08-31T14:48:00Z</cp:lastPrinted>
  <dcterms:created xsi:type="dcterms:W3CDTF">2019-08-16T01:56:00Z</dcterms:created>
  <dcterms:modified xsi:type="dcterms:W3CDTF">2020-03-29T04:45:00Z</dcterms:modified>
</cp:coreProperties>
</file>